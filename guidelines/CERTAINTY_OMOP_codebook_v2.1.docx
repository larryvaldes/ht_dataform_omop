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04CAC" w:rsidRDefault="00C04CAC" w14:paraId="672A6659" w14:textId="77777777">
      <w:pPr>
        <w:pageBreakBefore/>
        <w:spacing w:line="240" w:lineRule="auto"/>
        <w:rPr>
          <w:b/>
          <w:bCs/>
        </w:rPr>
      </w:pPr>
    </w:p>
    <w:p w:rsidR="00C04CAC" w:rsidRDefault="00C04CAC" w14:paraId="0A37501D" w14:textId="77777777">
      <w:pPr>
        <w:jc w:val="center"/>
        <w:rPr>
          <w:b/>
          <w:bCs/>
        </w:rPr>
      </w:pPr>
    </w:p>
    <w:p w:rsidR="00C04CAC" w:rsidRDefault="00C04CAC" w14:paraId="5DAB6C7B" w14:textId="77777777">
      <w:pPr>
        <w:jc w:val="center"/>
        <w:rPr>
          <w:b/>
          <w:bCs/>
        </w:rPr>
      </w:pPr>
    </w:p>
    <w:p w:rsidR="00C04CAC" w:rsidRDefault="00D60ADC" w14:paraId="02EB378F" w14:textId="77777777">
      <w:pPr>
        <w:jc w:val="center"/>
        <w:rPr>
          <w:b/>
          <w:bCs/>
        </w:rPr>
      </w:pPr>
      <w:r>
        <w:rPr>
          <w:b/>
          <w:bCs/>
          <w:noProof/>
          <w:lang w:val="it-IT" w:eastAsia="it-IT"/>
        </w:rPr>
        <w:drawing>
          <wp:inline distT="0" distB="0" distL="0" distR="0" wp14:anchorId="5B241DD3" wp14:editId="07777777">
            <wp:extent cx="2317330" cy="648023"/>
            <wp:effectExtent l="0" t="0" r="0" b="0"/>
            <wp:docPr id="4" name="image2.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white logo&#10;&#10;Description automatically generated"/>
                    <pic:cNvPicPr preferRelativeResize="0"/>
                  </pic:nvPicPr>
                  <pic:blipFill>
                    <a:blip r:embed="rId10"/>
                    <a:srcRect/>
                    <a:stretch>
                      <a:fillRect/>
                    </a:stretch>
                  </pic:blipFill>
                  <pic:spPr>
                    <a:xfrm>
                      <a:off x="0" y="0"/>
                      <a:ext cx="2317330" cy="648023"/>
                    </a:xfrm>
                    <a:prstGeom prst="rect">
                      <a:avLst/>
                    </a:prstGeom>
                    <a:ln/>
                  </pic:spPr>
                </pic:pic>
              </a:graphicData>
            </a:graphic>
          </wp:inline>
        </w:drawing>
      </w:r>
    </w:p>
    <w:p w:rsidR="00C04CAC" w:rsidRDefault="00C04CAC" w14:paraId="6A05A809" w14:textId="77777777">
      <w:pPr>
        <w:jc w:val="center"/>
        <w:rPr>
          <w:b/>
          <w:bCs/>
        </w:rPr>
      </w:pPr>
    </w:p>
    <w:p w:rsidR="00C04CAC" w:rsidRDefault="00C04CAC" w14:paraId="5A39BBE3" w14:textId="77777777">
      <w:pPr>
        <w:jc w:val="center"/>
        <w:rPr>
          <w:b/>
          <w:bCs/>
        </w:rPr>
      </w:pPr>
    </w:p>
    <w:p w:rsidR="00C04CAC" w:rsidRDefault="00D60ADC" w14:paraId="1FDD652B" w14:textId="77777777">
      <w:pPr>
        <w:jc w:val="center"/>
      </w:pPr>
      <w:r>
        <w:rPr>
          <w:b/>
          <w:bCs/>
          <w:color w:val="25315D"/>
        </w:rPr>
        <w:t>Project Number:</w:t>
      </w:r>
      <w:r>
        <w:rPr>
          <w:b/>
          <w:bCs/>
        </w:rPr>
        <w:t xml:space="preserve"> </w:t>
      </w:r>
      <w:r>
        <w:rPr>
          <w:color w:val="90AACF"/>
        </w:rPr>
        <w:t>101136379</w:t>
      </w:r>
    </w:p>
    <w:p w:rsidR="00C04CAC" w:rsidRDefault="00D60ADC" w14:paraId="712FD9EB" w14:textId="77777777">
      <w:pPr>
        <w:jc w:val="center"/>
      </w:pPr>
      <w:r>
        <w:rPr>
          <w:b/>
          <w:bCs/>
          <w:color w:val="25315D"/>
        </w:rPr>
        <w:t xml:space="preserve">Project Acronym: </w:t>
      </w:r>
      <w:r>
        <w:rPr>
          <w:color w:val="90AACF"/>
        </w:rPr>
        <w:t xml:space="preserve">CERTAINTY </w:t>
      </w:r>
    </w:p>
    <w:p w:rsidR="00C04CAC" w:rsidRDefault="00D60ADC" w14:paraId="5258C5C0" w14:textId="77777777">
      <w:pPr>
        <w:jc w:val="center"/>
        <w:rPr>
          <w:b/>
          <w:bCs/>
          <w:color w:val="25315D"/>
        </w:rPr>
      </w:pPr>
      <w:r>
        <w:rPr>
          <w:b/>
          <w:bCs/>
          <w:color w:val="25315D"/>
        </w:rPr>
        <w:t>A Cellular Immunotherapy Virtual Twin for Personalized Cancer Treatment</w:t>
      </w:r>
    </w:p>
    <w:p w:rsidR="00C04CAC" w:rsidRDefault="00C04CAC" w14:paraId="41C8F396" w14:textId="77777777">
      <w:pPr>
        <w:jc w:val="center"/>
        <w:rPr>
          <w:b/>
          <w:bCs/>
        </w:rPr>
      </w:pPr>
    </w:p>
    <w:p w:rsidR="00C04CAC" w:rsidRDefault="00D60ADC" w14:paraId="74A8BA8E" w14:textId="77777777">
      <w:pPr>
        <w:jc w:val="center"/>
        <w:rPr>
          <w:b/>
          <w:bCs/>
          <w:color w:val="90AACF"/>
          <w:sz w:val="28"/>
          <w:szCs w:val="28"/>
        </w:rPr>
      </w:pPr>
      <w:r>
        <w:rPr>
          <w:b/>
          <w:bCs/>
          <w:color w:val="25315D"/>
          <w:sz w:val="28"/>
          <w:szCs w:val="28"/>
        </w:rPr>
        <w:t>WP2 and WP3</w:t>
      </w:r>
    </w:p>
    <w:p w:rsidR="00C04CAC" w:rsidRDefault="00D60ADC" w14:paraId="6954380F" w14:textId="77777777">
      <w:pPr>
        <w:jc w:val="center"/>
        <w:rPr>
          <w:b/>
          <w:bCs/>
          <w:color w:val="25315D"/>
          <w:sz w:val="40"/>
          <w:szCs w:val="40"/>
        </w:rPr>
      </w:pPr>
      <w:r>
        <w:rPr>
          <w:b/>
          <w:bCs/>
          <w:color w:val="25315D"/>
          <w:sz w:val="40"/>
          <w:szCs w:val="40"/>
        </w:rPr>
        <w:t>OMOP Codebook</w:t>
      </w:r>
    </w:p>
    <w:p w:rsidR="00C04CAC" w:rsidRDefault="00C04CAC" w14:paraId="72A3D3EC" w14:textId="77777777">
      <w:pPr>
        <w:jc w:val="center"/>
        <w:rPr>
          <w:b/>
          <w:bCs/>
        </w:rPr>
      </w:pPr>
    </w:p>
    <w:p w:rsidR="00C04CAC" w:rsidRDefault="00C04CAC" w14:paraId="0D0B940D" w14:textId="77777777">
      <w:pPr>
        <w:jc w:val="center"/>
        <w:rPr>
          <w:b/>
          <w:bCs/>
        </w:rPr>
      </w:pPr>
    </w:p>
    <w:p w:rsidR="00C04CAC" w:rsidRDefault="00C04CAC" w14:paraId="0E27B00A" w14:textId="77777777">
      <w:pPr>
        <w:rPr>
          <w:b/>
          <w:bCs/>
        </w:rPr>
      </w:pPr>
    </w:p>
    <w:p w:rsidR="6FF4C249" w:rsidP="6FF4C249" w:rsidRDefault="6FF4C249" w14:paraId="500E34F4" w14:textId="43D14DD3">
      <w:pPr>
        <w:rPr>
          <w:b/>
          <w:bCs/>
        </w:rPr>
      </w:pPr>
    </w:p>
    <w:p w:rsidR="6FF4C249" w:rsidP="6FF4C249" w:rsidRDefault="6FF4C249" w14:paraId="732AA01D" w14:textId="4F682A6C">
      <w:pPr>
        <w:rPr>
          <w:b/>
          <w:bCs/>
        </w:rPr>
      </w:pPr>
    </w:p>
    <w:p w:rsidR="6FF4C249" w:rsidP="6FF4C249" w:rsidRDefault="6FF4C249" w14:paraId="0CAE16FC" w14:textId="264A6C87">
      <w:pPr>
        <w:rPr>
          <w:b/>
          <w:bCs/>
        </w:rPr>
      </w:pPr>
    </w:p>
    <w:p w:rsidR="6FF4C249" w:rsidP="6FF4C249" w:rsidRDefault="6FF4C249" w14:paraId="0096E005" w14:textId="10A285F7">
      <w:pPr>
        <w:rPr>
          <w:b/>
          <w:bCs/>
        </w:rPr>
      </w:pPr>
    </w:p>
    <w:p w:rsidR="6FF4C249" w:rsidP="6FF4C249" w:rsidRDefault="6FF4C249" w14:paraId="112E43DB" w14:textId="2E868FB6">
      <w:pPr>
        <w:rPr>
          <w:b/>
          <w:bCs/>
        </w:rPr>
      </w:pPr>
    </w:p>
    <w:p w:rsidR="6FF4C249" w:rsidP="6FF4C249" w:rsidRDefault="6FF4C249" w14:paraId="69695B74" w14:textId="1EB0632F">
      <w:pPr>
        <w:rPr>
          <w:b/>
          <w:bCs/>
        </w:rPr>
      </w:pPr>
    </w:p>
    <w:p w:rsidR="6FF4C249" w:rsidP="6FF4C249" w:rsidRDefault="6FF4C249" w14:paraId="3DB7D940" w14:textId="6CBE7DC1">
      <w:pPr>
        <w:rPr>
          <w:b/>
          <w:bCs/>
        </w:rPr>
      </w:pPr>
    </w:p>
    <w:p w:rsidR="6FF4C249" w:rsidP="6FF4C249" w:rsidRDefault="6FF4C249" w14:paraId="2D543584" w14:textId="36B9D162">
      <w:pPr>
        <w:rPr>
          <w:b/>
          <w:bCs/>
        </w:rPr>
      </w:pPr>
    </w:p>
    <w:p w:rsidR="6FF4C249" w:rsidP="6FF4C249" w:rsidRDefault="6FF4C249" w14:paraId="2DE150E1" w14:textId="732A98D7">
      <w:pPr>
        <w:rPr>
          <w:b/>
          <w:bCs/>
        </w:rPr>
      </w:pPr>
    </w:p>
    <w:p w:rsidR="6FF4C249" w:rsidP="6FF4C249" w:rsidRDefault="6FF4C249" w14:paraId="3483289E" w14:textId="6370F96D">
      <w:pPr>
        <w:rPr>
          <w:b/>
          <w:bCs/>
        </w:rPr>
      </w:pPr>
    </w:p>
    <w:p w:rsidR="6FF4C249" w:rsidP="6FF4C249" w:rsidRDefault="6FF4C249" w14:paraId="2E1643CE" w14:textId="4090ADB7">
      <w:pPr>
        <w:rPr>
          <w:b/>
          <w:bCs/>
        </w:rPr>
      </w:pPr>
    </w:p>
    <w:p w:rsidR="6FF4C249" w:rsidP="6FF4C249" w:rsidRDefault="6FF4C249" w14:paraId="72CF00F7" w14:textId="0CC84706">
      <w:pPr>
        <w:rPr>
          <w:b/>
          <w:bCs/>
        </w:rPr>
      </w:pPr>
    </w:p>
    <w:p w:rsidR="6FF4C249" w:rsidP="6FF4C249" w:rsidRDefault="6FF4C249" w14:paraId="01127F3A" w14:textId="7A5006E3">
      <w:pPr>
        <w:rPr>
          <w:b/>
          <w:bCs/>
        </w:rPr>
      </w:pPr>
    </w:p>
    <w:p w:rsidR="6FF4C249" w:rsidP="6FF4C249" w:rsidRDefault="6FF4C249" w14:paraId="3519AD9A" w14:textId="7873FFB9">
      <w:pPr>
        <w:rPr>
          <w:b/>
          <w:bCs/>
        </w:rPr>
      </w:pPr>
    </w:p>
    <w:p w:rsidR="6FF4C249" w:rsidP="6FF4C249" w:rsidRDefault="6FF4C249" w14:paraId="3FC53874" w14:textId="2D3B6E4F">
      <w:pPr>
        <w:rPr>
          <w:b/>
          <w:bCs/>
        </w:rPr>
      </w:pPr>
    </w:p>
    <w:p w:rsidR="6FF4C249" w:rsidP="6FF4C249" w:rsidRDefault="6FF4C249" w14:paraId="3531484B" w14:textId="10F17365">
      <w:pPr>
        <w:rPr>
          <w:b/>
          <w:bCs/>
        </w:rPr>
      </w:pPr>
    </w:p>
    <w:p w:rsidR="6FF4C249" w:rsidP="6FF4C249" w:rsidRDefault="6FF4C249" w14:paraId="7050AE7B" w14:textId="7382D7FE">
      <w:pPr>
        <w:rPr>
          <w:b/>
          <w:bCs/>
        </w:rPr>
      </w:pPr>
    </w:p>
    <w:p w:rsidR="6FF4C249" w:rsidP="6FF4C249" w:rsidRDefault="6FF4C249" w14:paraId="17092C67" w14:textId="1DFB7732">
      <w:pPr>
        <w:rPr>
          <w:b/>
          <w:bCs/>
        </w:rPr>
      </w:pPr>
    </w:p>
    <w:p w:rsidR="6FF4C249" w:rsidP="6FF4C249" w:rsidRDefault="6FF4C249" w14:paraId="0B698736" w14:textId="25C322EC">
      <w:pPr>
        <w:rPr>
          <w:b/>
          <w:bCs/>
        </w:rPr>
      </w:pPr>
    </w:p>
    <w:p w:rsidR="00C04CAC" w:rsidRDefault="00C04CAC" w14:paraId="60061E4C" w14:textId="77777777">
      <w:pPr>
        <w:rPr>
          <w:b/>
          <w:bCs/>
        </w:rPr>
      </w:pPr>
    </w:p>
    <w:p w:rsidR="00C04CAC" w:rsidRDefault="00C04CAC" w14:paraId="44EAFD9C" w14:textId="77777777">
      <w:pPr>
        <w:rPr>
          <w:b/>
          <w:bCs/>
        </w:rPr>
      </w:pPr>
    </w:p>
    <w:tbl>
      <w:tblPr>
        <w:tblStyle w:val="a"/>
        <w:tblW w:w="921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46"/>
        <w:gridCol w:w="8066"/>
      </w:tblGrid>
      <w:tr w:rsidR="00C04CAC" w14:paraId="5CA98773" w14:textId="77777777">
        <w:tc>
          <w:tcPr>
            <w:tcW w:w="1146" w:type="dxa"/>
          </w:tcPr>
          <w:p w:rsidR="00C04CAC" w:rsidRDefault="00D60ADC" w14:paraId="4B94D5A5" w14:textId="77777777">
            <w:pPr>
              <w:rPr>
                <w:b/>
                <w:bCs/>
              </w:rPr>
            </w:pPr>
            <w:r>
              <w:rPr>
                <w:noProof/>
                <w:lang w:val="it-IT" w:eastAsia="it-IT"/>
              </w:rPr>
              <w:drawing>
                <wp:inline distT="0" distB="0" distL="0" distR="0" wp14:anchorId="20C4119A" wp14:editId="07777777">
                  <wp:extent cx="584200" cy="38925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84200" cy="389255"/>
                          </a:xfrm>
                          <a:prstGeom prst="rect">
                            <a:avLst/>
                          </a:prstGeom>
                          <a:ln/>
                        </pic:spPr>
                      </pic:pic>
                    </a:graphicData>
                  </a:graphic>
                </wp:inline>
              </w:drawing>
            </w:r>
          </w:p>
        </w:tc>
        <w:tc>
          <w:tcPr>
            <w:tcW w:w="8066" w:type="dxa"/>
          </w:tcPr>
          <w:p w:rsidR="00C04CAC" w:rsidRDefault="00D60ADC" w14:paraId="46DAB895" w14:textId="77777777">
            <w:pPr>
              <w:jc w:val="both"/>
            </w:pPr>
            <w:r>
              <w:t>This project was funded by the European Union under Grant Agreement number 101136379. Views and opinions expressed are however those of the author(s) only and do not necessarily reflect those of the European Union. Neither the European Union nor the granting authority can be held responsible for them.</w:t>
            </w:r>
          </w:p>
        </w:tc>
      </w:tr>
    </w:tbl>
    <w:p w:rsidR="00C04CAC" w:rsidRDefault="00D60ADC" w14:paraId="3DEEC669" w14:textId="77777777">
      <w:pPr>
        <w:spacing w:line="240" w:lineRule="auto"/>
        <w:rPr>
          <w:b/>
          <w:bCs/>
        </w:rPr>
      </w:pPr>
      <w:r>
        <w:br w:type="page"/>
      </w:r>
    </w:p>
    <w:p w:rsidR="00C04CAC" w:rsidRDefault="00D60ADC" w14:paraId="3A9C41CD" w14:textId="77777777">
      <w:pPr>
        <w:widowControl w:val="0"/>
        <w:spacing w:line="240" w:lineRule="auto"/>
        <w:rPr>
          <w:b/>
          <w:bCs/>
          <w:color w:val="25315D"/>
        </w:rPr>
      </w:pPr>
      <w:r>
        <w:rPr>
          <w:b/>
          <w:bCs/>
          <w:color w:val="25315D"/>
        </w:rPr>
        <w:t>Project</w:t>
      </w:r>
    </w:p>
    <w:p w:rsidR="00C04CAC" w:rsidRDefault="00C04CAC" w14:paraId="3656B9AB" w14:textId="77777777">
      <w:pPr>
        <w:widowControl w:val="0"/>
        <w:spacing w:line="240" w:lineRule="auto"/>
        <w:rPr>
          <w:b/>
          <w:bCs/>
        </w:rPr>
      </w:pPr>
    </w:p>
    <w:p w:rsidR="00C04CAC" w:rsidRDefault="00C04CAC" w14:paraId="45FB0818" w14:textId="77777777">
      <w:pPr>
        <w:widowControl w:val="0"/>
        <w:spacing w:line="240" w:lineRule="auto"/>
        <w:rPr>
          <w:b/>
          <w:bCs/>
        </w:rPr>
      </w:pPr>
    </w:p>
    <w:tbl>
      <w:tblPr>
        <w:tblStyle w:val="a0"/>
        <w:tblW w:w="9202"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4447"/>
        <w:gridCol w:w="1136"/>
        <w:gridCol w:w="1497"/>
      </w:tblGrid>
      <w:tr w:rsidR="00C04CAC" w:rsidTr="6FF4C249" w14:paraId="5F8C3AE1" w14:textId="77777777">
        <w:tc>
          <w:tcPr>
            <w:tcW w:w="2122" w:type="dxa"/>
          </w:tcPr>
          <w:p w:rsidR="00C04CAC" w:rsidRDefault="00D60ADC" w14:paraId="39DE32F1" w14:textId="77777777">
            <w:pPr>
              <w:widowControl w:val="0"/>
              <w:spacing w:line="240" w:lineRule="auto"/>
              <w:rPr>
                <w:b/>
                <w:bCs/>
              </w:rPr>
            </w:pPr>
            <w:r>
              <w:rPr>
                <w:b/>
                <w:bCs/>
              </w:rPr>
              <w:t>Acronym:</w:t>
            </w:r>
          </w:p>
        </w:tc>
        <w:tc>
          <w:tcPr>
            <w:tcW w:w="7080" w:type="dxa"/>
            <w:gridSpan w:val="3"/>
          </w:tcPr>
          <w:p w:rsidR="00C04CAC" w:rsidRDefault="00D60ADC" w14:paraId="52D13C90" w14:textId="77777777">
            <w:pPr>
              <w:widowControl w:val="0"/>
              <w:spacing w:line="240" w:lineRule="auto"/>
            </w:pPr>
            <w:r>
              <w:t>CERTAINTY</w:t>
            </w:r>
          </w:p>
        </w:tc>
      </w:tr>
      <w:tr w:rsidR="00C04CAC" w:rsidTr="6FF4C249" w14:paraId="6E59FE35" w14:textId="77777777">
        <w:tc>
          <w:tcPr>
            <w:tcW w:w="2122" w:type="dxa"/>
          </w:tcPr>
          <w:p w:rsidR="00C04CAC" w:rsidRDefault="00D60ADC" w14:paraId="3728E60B" w14:textId="77777777">
            <w:pPr>
              <w:widowControl w:val="0"/>
              <w:spacing w:line="240" w:lineRule="auto"/>
              <w:rPr>
                <w:b/>
                <w:bCs/>
              </w:rPr>
            </w:pPr>
            <w:r>
              <w:rPr>
                <w:b/>
                <w:bCs/>
              </w:rPr>
              <w:t>Title:</w:t>
            </w:r>
          </w:p>
        </w:tc>
        <w:tc>
          <w:tcPr>
            <w:tcW w:w="7080" w:type="dxa"/>
            <w:gridSpan w:val="3"/>
          </w:tcPr>
          <w:p w:rsidR="00C04CAC" w:rsidRDefault="00D60ADC" w14:paraId="3205E41A" w14:textId="7B7A32C4">
            <w:pPr>
              <w:widowControl w:val="0"/>
              <w:spacing w:line="240" w:lineRule="auto"/>
            </w:pPr>
            <w:r>
              <w:t xml:space="preserve">A CEllulaR immunoTherapy virtuAl twin for </w:t>
            </w:r>
            <w:r w:rsidR="66C7E830">
              <w:t>personalized</w:t>
            </w:r>
            <w:r>
              <w:t xml:space="preserve"> cancer treatmeNT</w:t>
            </w:r>
          </w:p>
        </w:tc>
      </w:tr>
      <w:tr w:rsidRPr="00034518" w:rsidR="00C04CAC" w:rsidTr="6FF4C249" w14:paraId="7A4ABA6A" w14:textId="77777777">
        <w:tc>
          <w:tcPr>
            <w:tcW w:w="2122" w:type="dxa"/>
          </w:tcPr>
          <w:p w:rsidR="00C04CAC" w:rsidRDefault="00D60ADC" w14:paraId="5056A63F" w14:textId="77777777">
            <w:pPr>
              <w:widowControl w:val="0"/>
              <w:spacing w:line="240" w:lineRule="auto"/>
              <w:rPr>
                <w:b/>
                <w:bCs/>
              </w:rPr>
            </w:pPr>
            <w:r>
              <w:rPr>
                <w:b/>
                <w:bCs/>
              </w:rPr>
              <w:t>Coordinator:</w:t>
            </w:r>
          </w:p>
        </w:tc>
        <w:tc>
          <w:tcPr>
            <w:tcW w:w="7080" w:type="dxa"/>
            <w:gridSpan w:val="3"/>
          </w:tcPr>
          <w:p w:rsidRPr="00034518" w:rsidR="00C04CAC" w:rsidRDefault="00D60ADC" w14:paraId="2BAF49CD" w14:textId="3CEF799C">
            <w:pPr>
              <w:widowControl w:val="0"/>
              <w:spacing w:line="240" w:lineRule="auto"/>
              <w:rPr>
                <w:lang w:val="de-DE"/>
              </w:rPr>
            </w:pPr>
            <w:r w:rsidRPr="6FF4C249">
              <w:rPr>
                <w:lang w:val="de-DE"/>
              </w:rPr>
              <w:t xml:space="preserve">Fraunhofer Gesellschaft Zur Forderung Der Angewandten Forschung </w:t>
            </w:r>
            <w:r w:rsidRPr="6FF4C249" w:rsidR="70CFD8C2">
              <w:rPr>
                <w:lang w:val="de-DE"/>
              </w:rPr>
              <w:t>e.V.</w:t>
            </w:r>
          </w:p>
        </w:tc>
      </w:tr>
      <w:tr w:rsidR="00C04CAC" w:rsidTr="6FF4C249" w14:paraId="0DDEB85F" w14:textId="77777777">
        <w:tc>
          <w:tcPr>
            <w:tcW w:w="2122" w:type="dxa"/>
          </w:tcPr>
          <w:p w:rsidR="00C04CAC" w:rsidRDefault="00D60ADC" w14:paraId="02168E8E" w14:textId="77777777">
            <w:pPr>
              <w:widowControl w:val="0"/>
              <w:spacing w:line="240" w:lineRule="auto"/>
              <w:rPr>
                <w:b/>
                <w:bCs/>
              </w:rPr>
            </w:pPr>
            <w:r>
              <w:rPr>
                <w:b/>
                <w:bCs/>
              </w:rPr>
              <w:t>Project Number:</w:t>
            </w:r>
          </w:p>
        </w:tc>
        <w:tc>
          <w:tcPr>
            <w:tcW w:w="7080" w:type="dxa"/>
            <w:gridSpan w:val="3"/>
          </w:tcPr>
          <w:p w:rsidR="00C04CAC" w:rsidRDefault="00D60ADC" w14:paraId="5020EF98" w14:textId="77777777">
            <w:pPr>
              <w:widowControl w:val="0"/>
              <w:spacing w:line="240" w:lineRule="auto"/>
            </w:pPr>
            <w:r>
              <w:t>101136379</w:t>
            </w:r>
          </w:p>
        </w:tc>
      </w:tr>
      <w:tr w:rsidR="00C04CAC" w:rsidTr="6FF4C249" w14:paraId="004227E6" w14:textId="77777777">
        <w:tc>
          <w:tcPr>
            <w:tcW w:w="2122" w:type="dxa"/>
          </w:tcPr>
          <w:p w:rsidR="00C04CAC" w:rsidRDefault="00D60ADC" w14:paraId="73F80D4F" w14:textId="77777777">
            <w:pPr>
              <w:widowControl w:val="0"/>
              <w:spacing w:line="240" w:lineRule="auto"/>
              <w:rPr>
                <w:b/>
                <w:bCs/>
              </w:rPr>
            </w:pPr>
            <w:r>
              <w:rPr>
                <w:b/>
                <w:bCs/>
              </w:rPr>
              <w:t>Type of action:</w:t>
            </w:r>
          </w:p>
        </w:tc>
        <w:tc>
          <w:tcPr>
            <w:tcW w:w="7080" w:type="dxa"/>
            <w:gridSpan w:val="3"/>
          </w:tcPr>
          <w:p w:rsidR="00C04CAC" w:rsidRDefault="00D60ADC" w14:paraId="3A6DED9A" w14:textId="77777777">
            <w:pPr>
              <w:widowControl w:val="0"/>
              <w:spacing w:line="240" w:lineRule="auto"/>
            </w:pPr>
            <w:r>
              <w:t>Horizon-RIA</w:t>
            </w:r>
          </w:p>
        </w:tc>
      </w:tr>
      <w:tr w:rsidR="00C04CAC" w:rsidTr="6FF4C249" w14:paraId="402F5F31" w14:textId="77777777">
        <w:tc>
          <w:tcPr>
            <w:tcW w:w="2122" w:type="dxa"/>
          </w:tcPr>
          <w:p w:rsidR="00C04CAC" w:rsidRDefault="00D60ADC" w14:paraId="41F3D19D" w14:textId="77777777">
            <w:pPr>
              <w:widowControl w:val="0"/>
              <w:spacing w:line="240" w:lineRule="auto"/>
              <w:rPr>
                <w:b/>
                <w:bCs/>
              </w:rPr>
            </w:pPr>
            <w:r>
              <w:rPr>
                <w:b/>
                <w:bCs/>
              </w:rPr>
              <w:t>Programme:</w:t>
            </w:r>
          </w:p>
        </w:tc>
        <w:tc>
          <w:tcPr>
            <w:tcW w:w="7080" w:type="dxa"/>
            <w:gridSpan w:val="3"/>
          </w:tcPr>
          <w:p w:rsidR="00C04CAC" w:rsidRDefault="00D60ADC" w14:paraId="44BBF417" w14:textId="77777777">
            <w:pPr>
              <w:widowControl w:val="0"/>
              <w:spacing w:line="240" w:lineRule="auto"/>
            </w:pPr>
            <w:r>
              <w:t>Horizon Europe Framework Programme (HORIZON)</w:t>
            </w:r>
          </w:p>
        </w:tc>
      </w:tr>
      <w:tr w:rsidR="00C04CAC" w:rsidTr="6FF4C249" w14:paraId="0BB1A473" w14:textId="77777777">
        <w:tc>
          <w:tcPr>
            <w:tcW w:w="2122" w:type="dxa"/>
          </w:tcPr>
          <w:p w:rsidR="00C04CAC" w:rsidRDefault="00D60ADC" w14:paraId="7E8961EE" w14:textId="77777777">
            <w:pPr>
              <w:widowControl w:val="0"/>
              <w:spacing w:line="240" w:lineRule="auto"/>
              <w:rPr>
                <w:b/>
                <w:bCs/>
              </w:rPr>
            </w:pPr>
            <w:r>
              <w:rPr>
                <w:b/>
                <w:bCs/>
              </w:rPr>
              <w:t>Call:</w:t>
            </w:r>
          </w:p>
        </w:tc>
        <w:tc>
          <w:tcPr>
            <w:tcW w:w="7080" w:type="dxa"/>
            <w:gridSpan w:val="3"/>
          </w:tcPr>
          <w:p w:rsidR="00C04CAC" w:rsidRDefault="00D60ADC" w14:paraId="03FE23D3" w14:textId="77777777">
            <w:pPr>
              <w:widowControl w:val="0"/>
              <w:spacing w:line="240" w:lineRule="auto"/>
            </w:pPr>
            <w:r>
              <w:t>HORIZON-HLTH-2023-TOOL-05</w:t>
            </w:r>
          </w:p>
        </w:tc>
      </w:tr>
      <w:tr w:rsidR="00C04CAC" w:rsidTr="6FF4C249" w14:paraId="16ACD072" w14:textId="77777777">
        <w:tc>
          <w:tcPr>
            <w:tcW w:w="2122" w:type="dxa"/>
          </w:tcPr>
          <w:p w:rsidR="00C04CAC" w:rsidRDefault="00D60ADC" w14:paraId="07ED5907" w14:textId="77777777">
            <w:pPr>
              <w:widowControl w:val="0"/>
              <w:spacing w:line="240" w:lineRule="auto"/>
              <w:rPr>
                <w:b/>
                <w:bCs/>
              </w:rPr>
            </w:pPr>
            <w:r>
              <w:rPr>
                <w:b/>
                <w:bCs/>
              </w:rPr>
              <w:t>Duration</w:t>
            </w:r>
          </w:p>
        </w:tc>
        <w:tc>
          <w:tcPr>
            <w:tcW w:w="7080" w:type="dxa"/>
            <w:gridSpan w:val="3"/>
          </w:tcPr>
          <w:p w:rsidR="00C04CAC" w:rsidRDefault="00D60ADC" w14:paraId="30784B36" w14:textId="77777777">
            <w:pPr>
              <w:widowControl w:val="0"/>
              <w:spacing w:line="240" w:lineRule="auto"/>
            </w:pPr>
            <w:r>
              <w:t>54 Months</w:t>
            </w:r>
          </w:p>
        </w:tc>
      </w:tr>
      <w:tr w:rsidR="00C04CAC" w:rsidTr="6FF4C249" w14:paraId="240E8914" w14:textId="77777777">
        <w:tc>
          <w:tcPr>
            <w:tcW w:w="2122" w:type="dxa"/>
          </w:tcPr>
          <w:p w:rsidR="00C04CAC" w:rsidRDefault="00D60ADC" w14:paraId="26803F5C" w14:textId="77777777">
            <w:pPr>
              <w:widowControl w:val="0"/>
              <w:spacing w:line="240" w:lineRule="auto"/>
              <w:rPr>
                <w:b/>
                <w:bCs/>
              </w:rPr>
            </w:pPr>
            <w:r>
              <w:rPr>
                <w:b/>
                <w:bCs/>
              </w:rPr>
              <w:t>Website</w:t>
            </w:r>
          </w:p>
        </w:tc>
        <w:tc>
          <w:tcPr>
            <w:tcW w:w="7080" w:type="dxa"/>
            <w:gridSpan w:val="3"/>
          </w:tcPr>
          <w:p w:rsidR="00C04CAC" w:rsidRDefault="00D60ADC" w14:paraId="2FE42625" w14:textId="77777777">
            <w:pPr>
              <w:widowControl w:val="0"/>
              <w:spacing w:line="240" w:lineRule="auto"/>
            </w:pPr>
            <w:r>
              <w:t>https://www.certainty-virtualtwin.eu</w:t>
            </w:r>
          </w:p>
        </w:tc>
      </w:tr>
      <w:tr w:rsidR="00C04CAC" w:rsidTr="6FF4C249" w14:paraId="67C1430E" w14:textId="77777777">
        <w:tc>
          <w:tcPr>
            <w:tcW w:w="2122" w:type="dxa"/>
            <w:vMerge w:val="restart"/>
          </w:tcPr>
          <w:p w:rsidR="00C04CAC" w:rsidRDefault="00D60ADC" w14:paraId="41C2D5CC" w14:textId="77777777">
            <w:pPr>
              <w:widowControl w:val="0"/>
              <w:spacing w:line="240" w:lineRule="auto"/>
              <w:rPr>
                <w:b/>
                <w:bCs/>
              </w:rPr>
            </w:pPr>
            <w:r>
              <w:rPr>
                <w:b/>
                <w:bCs/>
              </w:rPr>
              <w:t>Consortium:</w:t>
            </w:r>
          </w:p>
        </w:tc>
        <w:tc>
          <w:tcPr>
            <w:tcW w:w="4447" w:type="dxa"/>
          </w:tcPr>
          <w:p w:rsidR="00C04CAC" w:rsidRDefault="00D60ADC" w14:paraId="01EE6A18" w14:textId="77777777">
            <w:pPr>
              <w:widowControl w:val="0"/>
              <w:spacing w:line="240" w:lineRule="auto"/>
              <w:rPr>
                <w:b/>
                <w:bCs/>
              </w:rPr>
            </w:pPr>
            <w:r>
              <w:rPr>
                <w:b/>
                <w:bCs/>
              </w:rPr>
              <w:t>Participating Organisation Legal Name</w:t>
            </w:r>
          </w:p>
        </w:tc>
        <w:tc>
          <w:tcPr>
            <w:tcW w:w="1136" w:type="dxa"/>
          </w:tcPr>
          <w:p w:rsidR="00C04CAC" w:rsidRDefault="00D60ADC" w14:paraId="0A970983" w14:textId="77777777">
            <w:pPr>
              <w:widowControl w:val="0"/>
              <w:spacing w:line="240" w:lineRule="auto"/>
              <w:rPr>
                <w:b/>
                <w:bCs/>
              </w:rPr>
            </w:pPr>
            <w:r>
              <w:rPr>
                <w:b/>
                <w:bCs/>
              </w:rPr>
              <w:t>Country</w:t>
            </w:r>
          </w:p>
        </w:tc>
        <w:tc>
          <w:tcPr>
            <w:tcW w:w="1497" w:type="dxa"/>
          </w:tcPr>
          <w:p w:rsidR="00C04CAC" w:rsidRDefault="00D60ADC" w14:paraId="7810568A" w14:textId="77777777">
            <w:pPr>
              <w:widowControl w:val="0"/>
              <w:spacing w:line="240" w:lineRule="auto"/>
              <w:rPr>
                <w:b/>
                <w:bCs/>
              </w:rPr>
            </w:pPr>
            <w:r>
              <w:rPr>
                <w:b/>
                <w:bCs/>
              </w:rPr>
              <w:t>Role</w:t>
            </w:r>
          </w:p>
        </w:tc>
      </w:tr>
      <w:tr w:rsidR="00C04CAC" w:rsidTr="6FF4C249" w14:paraId="58DD478A" w14:textId="77777777">
        <w:tc>
          <w:tcPr>
            <w:tcW w:w="2122" w:type="dxa"/>
            <w:vMerge/>
          </w:tcPr>
          <w:p w:rsidR="00C04CAC" w:rsidRDefault="00C04CAC" w14:paraId="049F31CB" w14:textId="77777777">
            <w:pPr>
              <w:widowControl w:val="0"/>
              <w:pBdr>
                <w:top w:val="nil"/>
                <w:left w:val="nil"/>
                <w:bottom w:val="nil"/>
                <w:right w:val="nil"/>
                <w:between w:val="nil"/>
              </w:pBdr>
              <w:rPr>
                <w:b/>
                <w:bCs/>
              </w:rPr>
            </w:pPr>
          </w:p>
        </w:tc>
        <w:tc>
          <w:tcPr>
            <w:tcW w:w="4447" w:type="dxa"/>
          </w:tcPr>
          <w:p w:rsidRPr="00034518" w:rsidR="00C04CAC" w:rsidRDefault="00D60ADC" w14:paraId="0805C637" w14:textId="2FA853C9">
            <w:pPr>
              <w:widowControl w:val="0"/>
              <w:spacing w:line="240" w:lineRule="auto"/>
              <w:rPr>
                <w:lang w:val="de-DE"/>
              </w:rPr>
            </w:pPr>
            <w:r w:rsidRPr="6FF4C249">
              <w:rPr>
                <w:lang w:val="de-DE"/>
              </w:rPr>
              <w:t xml:space="preserve">Fraunhofer Gesellschaft Zur Forderung Der Angewandten Forschung </w:t>
            </w:r>
            <w:r w:rsidRPr="6FF4C249" w:rsidR="1AC2098F">
              <w:rPr>
                <w:lang w:val="de-DE"/>
              </w:rPr>
              <w:t>e.V.</w:t>
            </w:r>
            <w:r w:rsidRPr="6FF4C249">
              <w:rPr>
                <w:lang w:val="de-DE"/>
              </w:rPr>
              <w:t xml:space="preserve"> (FHG)</w:t>
            </w:r>
          </w:p>
        </w:tc>
        <w:tc>
          <w:tcPr>
            <w:tcW w:w="1136" w:type="dxa"/>
          </w:tcPr>
          <w:p w:rsidR="00C04CAC" w:rsidRDefault="00D60ADC" w14:paraId="76E91B92" w14:textId="77777777">
            <w:pPr>
              <w:widowControl w:val="0"/>
              <w:spacing w:line="240" w:lineRule="auto"/>
            </w:pPr>
            <w:r>
              <w:t>DE</w:t>
            </w:r>
          </w:p>
        </w:tc>
        <w:tc>
          <w:tcPr>
            <w:tcW w:w="1497" w:type="dxa"/>
          </w:tcPr>
          <w:p w:rsidR="00C04CAC" w:rsidRDefault="00D60ADC" w14:paraId="3A527AA9" w14:textId="77777777">
            <w:pPr>
              <w:widowControl w:val="0"/>
              <w:spacing w:line="240" w:lineRule="auto"/>
            </w:pPr>
            <w:r>
              <w:t>Coordinator</w:t>
            </w:r>
          </w:p>
        </w:tc>
      </w:tr>
      <w:tr w:rsidR="00C04CAC" w:rsidTr="6FF4C249" w14:paraId="7B148228" w14:textId="77777777">
        <w:tc>
          <w:tcPr>
            <w:tcW w:w="2122" w:type="dxa"/>
            <w:vMerge/>
          </w:tcPr>
          <w:p w:rsidR="00C04CAC" w:rsidRDefault="00C04CAC" w14:paraId="53128261" w14:textId="77777777">
            <w:pPr>
              <w:widowControl w:val="0"/>
              <w:pBdr>
                <w:top w:val="nil"/>
                <w:left w:val="nil"/>
                <w:bottom w:val="nil"/>
                <w:right w:val="nil"/>
                <w:between w:val="nil"/>
              </w:pBdr>
            </w:pPr>
          </w:p>
        </w:tc>
        <w:tc>
          <w:tcPr>
            <w:tcW w:w="4447" w:type="dxa"/>
          </w:tcPr>
          <w:p w:rsidR="00C04CAC" w:rsidRDefault="00D60ADC" w14:paraId="431E2760" w14:textId="77777777">
            <w:pPr>
              <w:widowControl w:val="0"/>
              <w:spacing w:line="240" w:lineRule="auto"/>
            </w:pPr>
            <w:proofErr w:type="spellStart"/>
            <w:r>
              <w:t>Universitaet</w:t>
            </w:r>
            <w:proofErr w:type="spellEnd"/>
            <w:r>
              <w:t xml:space="preserve"> Leipzig (ULEI)</w:t>
            </w:r>
          </w:p>
        </w:tc>
        <w:tc>
          <w:tcPr>
            <w:tcW w:w="1136" w:type="dxa"/>
          </w:tcPr>
          <w:p w:rsidR="00C04CAC" w:rsidRDefault="00D60ADC" w14:paraId="565FF2EC" w14:textId="77777777">
            <w:pPr>
              <w:widowControl w:val="0"/>
              <w:spacing w:line="240" w:lineRule="auto"/>
            </w:pPr>
            <w:r>
              <w:t>DE</w:t>
            </w:r>
          </w:p>
        </w:tc>
        <w:tc>
          <w:tcPr>
            <w:tcW w:w="1497" w:type="dxa"/>
          </w:tcPr>
          <w:p w:rsidR="00C04CAC" w:rsidRDefault="00D60ADC" w14:paraId="22EE4082" w14:textId="77777777">
            <w:pPr>
              <w:widowControl w:val="0"/>
              <w:spacing w:line="240" w:lineRule="auto"/>
            </w:pPr>
            <w:r>
              <w:t>Partner</w:t>
            </w:r>
          </w:p>
        </w:tc>
      </w:tr>
      <w:tr w:rsidR="00C04CAC" w:rsidTr="6FF4C249" w14:paraId="0F9C4C6E" w14:textId="77777777">
        <w:tc>
          <w:tcPr>
            <w:tcW w:w="2122" w:type="dxa"/>
            <w:vMerge/>
          </w:tcPr>
          <w:p w:rsidR="00C04CAC" w:rsidRDefault="00C04CAC" w14:paraId="62486C05" w14:textId="77777777">
            <w:pPr>
              <w:widowControl w:val="0"/>
              <w:pBdr>
                <w:top w:val="nil"/>
                <w:left w:val="nil"/>
                <w:bottom w:val="nil"/>
                <w:right w:val="nil"/>
                <w:between w:val="nil"/>
              </w:pBdr>
            </w:pPr>
          </w:p>
        </w:tc>
        <w:tc>
          <w:tcPr>
            <w:tcW w:w="4447" w:type="dxa"/>
          </w:tcPr>
          <w:p w:rsidR="00C04CAC" w:rsidRDefault="00D60ADC" w14:paraId="46EF56F5" w14:textId="77777777">
            <w:pPr>
              <w:widowControl w:val="0"/>
              <w:spacing w:line="240" w:lineRule="auto"/>
            </w:pPr>
            <w:proofErr w:type="spellStart"/>
            <w:r>
              <w:t>Singleron</w:t>
            </w:r>
            <w:proofErr w:type="spellEnd"/>
            <w:r>
              <w:t xml:space="preserve"> Biotechnologies (</w:t>
            </w:r>
            <w:proofErr w:type="spellStart"/>
            <w:r>
              <w:t>Singleron</w:t>
            </w:r>
            <w:proofErr w:type="spellEnd"/>
            <w:r>
              <w:t>)</w:t>
            </w:r>
          </w:p>
        </w:tc>
        <w:tc>
          <w:tcPr>
            <w:tcW w:w="1136" w:type="dxa"/>
          </w:tcPr>
          <w:p w:rsidR="00C04CAC" w:rsidRDefault="00D60ADC" w14:paraId="2826C4AA" w14:textId="77777777">
            <w:pPr>
              <w:widowControl w:val="0"/>
              <w:spacing w:line="240" w:lineRule="auto"/>
            </w:pPr>
            <w:r>
              <w:t>DE</w:t>
            </w:r>
          </w:p>
        </w:tc>
        <w:tc>
          <w:tcPr>
            <w:tcW w:w="1497" w:type="dxa"/>
          </w:tcPr>
          <w:p w:rsidR="00C04CAC" w:rsidRDefault="00D60ADC" w14:paraId="074AC36E" w14:textId="77777777">
            <w:pPr>
              <w:widowControl w:val="0"/>
              <w:spacing w:line="240" w:lineRule="auto"/>
            </w:pPr>
            <w:r>
              <w:t>Partner</w:t>
            </w:r>
          </w:p>
        </w:tc>
      </w:tr>
      <w:tr w:rsidR="00C04CAC" w:rsidTr="6FF4C249" w14:paraId="3C329810" w14:textId="77777777">
        <w:tc>
          <w:tcPr>
            <w:tcW w:w="2122" w:type="dxa"/>
            <w:vMerge/>
          </w:tcPr>
          <w:p w:rsidR="00C04CAC" w:rsidRDefault="00C04CAC" w14:paraId="4101652C" w14:textId="77777777">
            <w:pPr>
              <w:widowControl w:val="0"/>
              <w:pBdr>
                <w:top w:val="nil"/>
                <w:left w:val="nil"/>
                <w:bottom w:val="nil"/>
                <w:right w:val="nil"/>
                <w:between w:val="nil"/>
              </w:pBdr>
            </w:pPr>
          </w:p>
        </w:tc>
        <w:tc>
          <w:tcPr>
            <w:tcW w:w="4447" w:type="dxa"/>
          </w:tcPr>
          <w:p w:rsidR="00C04CAC" w:rsidRDefault="00D60ADC" w14:paraId="5FCE0676" w14:textId="77777777">
            <w:pPr>
              <w:widowControl w:val="0"/>
              <w:spacing w:line="240" w:lineRule="auto"/>
            </w:pPr>
            <w:r>
              <w:t>Collaborate Project Management (SPM)</w:t>
            </w:r>
          </w:p>
        </w:tc>
        <w:tc>
          <w:tcPr>
            <w:tcW w:w="1136" w:type="dxa"/>
          </w:tcPr>
          <w:p w:rsidR="00C04CAC" w:rsidRDefault="00D60ADC" w14:paraId="4CF7425C" w14:textId="77777777">
            <w:pPr>
              <w:widowControl w:val="0"/>
              <w:spacing w:line="240" w:lineRule="auto"/>
            </w:pPr>
            <w:r>
              <w:t>DE</w:t>
            </w:r>
          </w:p>
        </w:tc>
        <w:tc>
          <w:tcPr>
            <w:tcW w:w="1497" w:type="dxa"/>
          </w:tcPr>
          <w:p w:rsidR="00C04CAC" w:rsidRDefault="00D60ADC" w14:paraId="4925D3EF" w14:textId="77777777">
            <w:pPr>
              <w:widowControl w:val="0"/>
              <w:spacing w:line="240" w:lineRule="auto"/>
            </w:pPr>
            <w:r>
              <w:t>Partner</w:t>
            </w:r>
          </w:p>
        </w:tc>
      </w:tr>
      <w:tr w:rsidR="00C04CAC" w:rsidTr="6FF4C249" w14:paraId="26563144" w14:textId="77777777">
        <w:tc>
          <w:tcPr>
            <w:tcW w:w="2122" w:type="dxa"/>
            <w:vMerge/>
          </w:tcPr>
          <w:p w:rsidR="00C04CAC" w:rsidRDefault="00C04CAC" w14:paraId="4B99056E" w14:textId="77777777">
            <w:pPr>
              <w:widowControl w:val="0"/>
              <w:pBdr>
                <w:top w:val="nil"/>
                <w:left w:val="nil"/>
                <w:bottom w:val="nil"/>
                <w:right w:val="nil"/>
                <w:between w:val="nil"/>
              </w:pBdr>
            </w:pPr>
          </w:p>
        </w:tc>
        <w:tc>
          <w:tcPr>
            <w:tcW w:w="4447" w:type="dxa"/>
          </w:tcPr>
          <w:p w:rsidR="00C04CAC" w:rsidRDefault="00D60ADC" w14:paraId="7B3110B4" w14:textId="77777777">
            <w:pPr>
              <w:widowControl w:val="0"/>
              <w:spacing w:line="240" w:lineRule="auto"/>
            </w:pPr>
            <w:r>
              <w:t>Myeloma Patients Europe (MPE)</w:t>
            </w:r>
          </w:p>
        </w:tc>
        <w:tc>
          <w:tcPr>
            <w:tcW w:w="1136" w:type="dxa"/>
          </w:tcPr>
          <w:p w:rsidR="00C04CAC" w:rsidRDefault="00D60ADC" w14:paraId="7877A95C" w14:textId="77777777">
            <w:pPr>
              <w:widowControl w:val="0"/>
              <w:spacing w:line="240" w:lineRule="auto"/>
            </w:pPr>
            <w:r>
              <w:t>BE</w:t>
            </w:r>
          </w:p>
        </w:tc>
        <w:tc>
          <w:tcPr>
            <w:tcW w:w="1497" w:type="dxa"/>
          </w:tcPr>
          <w:p w:rsidR="00C04CAC" w:rsidRDefault="00D60ADC" w14:paraId="078D477D" w14:textId="77777777">
            <w:pPr>
              <w:widowControl w:val="0"/>
              <w:spacing w:line="240" w:lineRule="auto"/>
            </w:pPr>
            <w:r>
              <w:t>Partner</w:t>
            </w:r>
          </w:p>
        </w:tc>
      </w:tr>
      <w:tr w:rsidR="00C04CAC" w:rsidTr="6FF4C249" w14:paraId="62AE963E" w14:textId="77777777">
        <w:tc>
          <w:tcPr>
            <w:tcW w:w="2122" w:type="dxa"/>
            <w:vMerge/>
          </w:tcPr>
          <w:p w:rsidR="00C04CAC" w:rsidRDefault="00C04CAC" w14:paraId="1299C43A" w14:textId="77777777">
            <w:pPr>
              <w:widowControl w:val="0"/>
              <w:pBdr>
                <w:top w:val="nil"/>
                <w:left w:val="nil"/>
                <w:bottom w:val="nil"/>
                <w:right w:val="nil"/>
                <w:between w:val="nil"/>
              </w:pBdr>
            </w:pPr>
          </w:p>
        </w:tc>
        <w:tc>
          <w:tcPr>
            <w:tcW w:w="4447" w:type="dxa"/>
          </w:tcPr>
          <w:p w:rsidR="00C04CAC" w:rsidRDefault="00D60ADC" w14:paraId="5D43065B" w14:textId="77777777">
            <w:pPr>
              <w:widowControl w:val="0"/>
              <w:spacing w:line="240" w:lineRule="auto"/>
            </w:pPr>
            <w:proofErr w:type="spellStart"/>
            <w:r>
              <w:t>TriNetX</w:t>
            </w:r>
            <w:proofErr w:type="spellEnd"/>
            <w:r>
              <w:t xml:space="preserve"> Oncology (</w:t>
            </w:r>
            <w:proofErr w:type="spellStart"/>
            <w:r>
              <w:t>TriNetX</w:t>
            </w:r>
            <w:proofErr w:type="spellEnd"/>
            <w:r>
              <w:t>)</w:t>
            </w:r>
          </w:p>
        </w:tc>
        <w:tc>
          <w:tcPr>
            <w:tcW w:w="1136" w:type="dxa"/>
          </w:tcPr>
          <w:p w:rsidR="00C04CAC" w:rsidRDefault="00D60ADC" w14:paraId="4FDE0989" w14:textId="77777777">
            <w:pPr>
              <w:widowControl w:val="0"/>
              <w:spacing w:line="240" w:lineRule="auto"/>
            </w:pPr>
            <w:r>
              <w:t>DE</w:t>
            </w:r>
          </w:p>
        </w:tc>
        <w:tc>
          <w:tcPr>
            <w:tcW w:w="1497" w:type="dxa"/>
          </w:tcPr>
          <w:p w:rsidR="00C04CAC" w:rsidRDefault="00D60ADC" w14:paraId="2AA327D4" w14:textId="77777777">
            <w:pPr>
              <w:widowControl w:val="0"/>
              <w:spacing w:line="240" w:lineRule="auto"/>
            </w:pPr>
            <w:r>
              <w:t>Partner</w:t>
            </w:r>
          </w:p>
        </w:tc>
      </w:tr>
      <w:tr w:rsidR="00C04CAC" w:rsidTr="6FF4C249" w14:paraId="5581DC3E" w14:textId="77777777">
        <w:tc>
          <w:tcPr>
            <w:tcW w:w="2122" w:type="dxa"/>
            <w:vMerge/>
          </w:tcPr>
          <w:p w:rsidR="00C04CAC" w:rsidRDefault="00C04CAC" w14:paraId="4DDBEF00" w14:textId="77777777">
            <w:pPr>
              <w:widowControl w:val="0"/>
              <w:pBdr>
                <w:top w:val="nil"/>
                <w:left w:val="nil"/>
                <w:bottom w:val="nil"/>
                <w:right w:val="nil"/>
                <w:between w:val="nil"/>
              </w:pBdr>
            </w:pPr>
          </w:p>
        </w:tc>
        <w:tc>
          <w:tcPr>
            <w:tcW w:w="4447" w:type="dxa"/>
          </w:tcPr>
          <w:p w:rsidR="00C04CAC" w:rsidRDefault="00D60ADC" w14:paraId="1A3ACB9B" w14:textId="77777777">
            <w:pPr>
              <w:widowControl w:val="0"/>
              <w:spacing w:line="240" w:lineRule="auto"/>
            </w:pPr>
            <w:proofErr w:type="spellStart"/>
            <w:r>
              <w:t>Masarykova</w:t>
            </w:r>
            <w:proofErr w:type="spellEnd"/>
            <w:r>
              <w:t xml:space="preserve"> </w:t>
            </w:r>
            <w:proofErr w:type="spellStart"/>
            <w:r>
              <w:t>Univerzita</w:t>
            </w:r>
            <w:proofErr w:type="spellEnd"/>
            <w:r>
              <w:t xml:space="preserve"> (MU)</w:t>
            </w:r>
          </w:p>
        </w:tc>
        <w:tc>
          <w:tcPr>
            <w:tcW w:w="1136" w:type="dxa"/>
          </w:tcPr>
          <w:p w:rsidR="00C04CAC" w:rsidRDefault="00D60ADC" w14:paraId="3B543F4E" w14:textId="77777777">
            <w:pPr>
              <w:widowControl w:val="0"/>
              <w:spacing w:line="240" w:lineRule="auto"/>
            </w:pPr>
            <w:r>
              <w:t>CZ</w:t>
            </w:r>
          </w:p>
        </w:tc>
        <w:tc>
          <w:tcPr>
            <w:tcW w:w="1497" w:type="dxa"/>
          </w:tcPr>
          <w:p w:rsidR="00C04CAC" w:rsidRDefault="00D60ADC" w14:paraId="4C35F2E8" w14:textId="77777777">
            <w:pPr>
              <w:widowControl w:val="0"/>
              <w:spacing w:line="240" w:lineRule="auto"/>
            </w:pPr>
            <w:r>
              <w:t>Partner</w:t>
            </w:r>
          </w:p>
        </w:tc>
      </w:tr>
      <w:tr w:rsidR="00C04CAC" w:rsidTr="6FF4C249" w14:paraId="44C853EF" w14:textId="77777777">
        <w:tc>
          <w:tcPr>
            <w:tcW w:w="2122" w:type="dxa"/>
            <w:vMerge/>
          </w:tcPr>
          <w:p w:rsidR="00C04CAC" w:rsidRDefault="00C04CAC" w14:paraId="3461D779" w14:textId="77777777">
            <w:pPr>
              <w:widowControl w:val="0"/>
              <w:pBdr>
                <w:top w:val="nil"/>
                <w:left w:val="nil"/>
                <w:bottom w:val="nil"/>
                <w:right w:val="nil"/>
                <w:between w:val="nil"/>
              </w:pBdr>
            </w:pPr>
          </w:p>
        </w:tc>
        <w:tc>
          <w:tcPr>
            <w:tcW w:w="4447" w:type="dxa"/>
          </w:tcPr>
          <w:p w:rsidR="00C04CAC" w:rsidRDefault="00D60ADC" w14:paraId="2167E944" w14:textId="77777777">
            <w:pPr>
              <w:widowControl w:val="0"/>
              <w:spacing w:line="240" w:lineRule="auto"/>
            </w:pPr>
            <w:r>
              <w:t>Information Technology for Translational Medicine (ITTM)</w:t>
            </w:r>
          </w:p>
        </w:tc>
        <w:tc>
          <w:tcPr>
            <w:tcW w:w="1136" w:type="dxa"/>
          </w:tcPr>
          <w:p w:rsidR="00C04CAC" w:rsidRDefault="00D60ADC" w14:paraId="71C8F2E0" w14:textId="77777777">
            <w:pPr>
              <w:widowControl w:val="0"/>
              <w:spacing w:line="240" w:lineRule="auto"/>
            </w:pPr>
            <w:r>
              <w:t>LU</w:t>
            </w:r>
          </w:p>
        </w:tc>
        <w:tc>
          <w:tcPr>
            <w:tcW w:w="1497" w:type="dxa"/>
          </w:tcPr>
          <w:p w:rsidR="00C04CAC" w:rsidRDefault="00D60ADC" w14:paraId="362AA680" w14:textId="77777777">
            <w:pPr>
              <w:widowControl w:val="0"/>
              <w:spacing w:line="240" w:lineRule="auto"/>
            </w:pPr>
            <w:r>
              <w:t>Partner</w:t>
            </w:r>
          </w:p>
        </w:tc>
      </w:tr>
      <w:tr w:rsidR="00C04CAC" w:rsidTr="6FF4C249" w14:paraId="5FFD394F" w14:textId="77777777">
        <w:tc>
          <w:tcPr>
            <w:tcW w:w="2122" w:type="dxa"/>
            <w:vMerge/>
          </w:tcPr>
          <w:p w:rsidR="00C04CAC" w:rsidRDefault="00C04CAC" w14:paraId="3CF2D8B6" w14:textId="77777777">
            <w:pPr>
              <w:widowControl w:val="0"/>
              <w:pBdr>
                <w:top w:val="nil"/>
                <w:left w:val="nil"/>
                <w:bottom w:val="nil"/>
                <w:right w:val="nil"/>
                <w:between w:val="nil"/>
              </w:pBdr>
            </w:pPr>
          </w:p>
        </w:tc>
        <w:tc>
          <w:tcPr>
            <w:tcW w:w="4447" w:type="dxa"/>
          </w:tcPr>
          <w:p w:rsidR="00C04CAC" w:rsidRDefault="00D60ADC" w14:paraId="3DC853DD" w14:textId="77777777">
            <w:pPr>
              <w:widowControl w:val="0"/>
              <w:spacing w:line="240" w:lineRule="auto"/>
            </w:pPr>
            <w:proofErr w:type="spellStart"/>
            <w:r>
              <w:t>Universitaetsklinikum</w:t>
            </w:r>
            <w:proofErr w:type="spellEnd"/>
            <w:r>
              <w:t xml:space="preserve"> </w:t>
            </w:r>
            <w:proofErr w:type="spellStart"/>
            <w:r>
              <w:t>Wuerzburg</w:t>
            </w:r>
            <w:proofErr w:type="spellEnd"/>
            <w:r>
              <w:t xml:space="preserve"> (UKW)</w:t>
            </w:r>
          </w:p>
        </w:tc>
        <w:tc>
          <w:tcPr>
            <w:tcW w:w="1136" w:type="dxa"/>
          </w:tcPr>
          <w:p w:rsidR="00C04CAC" w:rsidRDefault="00D60ADC" w14:paraId="65037307" w14:textId="77777777">
            <w:pPr>
              <w:widowControl w:val="0"/>
              <w:spacing w:line="240" w:lineRule="auto"/>
            </w:pPr>
            <w:r>
              <w:t>DE</w:t>
            </w:r>
          </w:p>
        </w:tc>
        <w:tc>
          <w:tcPr>
            <w:tcW w:w="1497" w:type="dxa"/>
          </w:tcPr>
          <w:p w:rsidR="00C04CAC" w:rsidRDefault="00D60ADC" w14:paraId="0C16E506" w14:textId="77777777">
            <w:pPr>
              <w:widowControl w:val="0"/>
              <w:spacing w:line="240" w:lineRule="auto"/>
            </w:pPr>
            <w:r>
              <w:t>Partner</w:t>
            </w:r>
          </w:p>
        </w:tc>
      </w:tr>
      <w:tr w:rsidR="00C04CAC" w:rsidTr="6FF4C249" w14:paraId="5B6DB216" w14:textId="77777777">
        <w:tc>
          <w:tcPr>
            <w:tcW w:w="2122" w:type="dxa"/>
            <w:vMerge/>
          </w:tcPr>
          <w:p w:rsidR="00C04CAC" w:rsidRDefault="00C04CAC" w14:paraId="0FB78278" w14:textId="77777777">
            <w:pPr>
              <w:widowControl w:val="0"/>
              <w:pBdr>
                <w:top w:val="nil"/>
                <w:left w:val="nil"/>
                <w:bottom w:val="nil"/>
                <w:right w:val="nil"/>
                <w:between w:val="nil"/>
              </w:pBdr>
            </w:pPr>
          </w:p>
        </w:tc>
        <w:tc>
          <w:tcPr>
            <w:tcW w:w="4447" w:type="dxa"/>
          </w:tcPr>
          <w:p w:rsidR="00C04CAC" w:rsidRDefault="00D60ADC" w14:paraId="14FF7EF0" w14:textId="77777777">
            <w:pPr>
              <w:widowControl w:val="0"/>
              <w:spacing w:line="240" w:lineRule="auto"/>
            </w:pPr>
            <w:proofErr w:type="spellStart"/>
            <w:r>
              <w:t>Institut</w:t>
            </w:r>
            <w:proofErr w:type="spellEnd"/>
            <w:r>
              <w:t xml:space="preserve"> Curie (IC)</w:t>
            </w:r>
          </w:p>
        </w:tc>
        <w:tc>
          <w:tcPr>
            <w:tcW w:w="1136" w:type="dxa"/>
          </w:tcPr>
          <w:p w:rsidR="00C04CAC" w:rsidRDefault="00D60ADC" w14:paraId="53F76D64" w14:textId="77777777">
            <w:pPr>
              <w:widowControl w:val="0"/>
              <w:spacing w:line="240" w:lineRule="auto"/>
            </w:pPr>
            <w:r>
              <w:t>FR</w:t>
            </w:r>
          </w:p>
        </w:tc>
        <w:tc>
          <w:tcPr>
            <w:tcW w:w="1497" w:type="dxa"/>
          </w:tcPr>
          <w:p w:rsidR="00C04CAC" w:rsidRDefault="00D60ADC" w14:paraId="60A06FD6" w14:textId="77777777">
            <w:pPr>
              <w:widowControl w:val="0"/>
              <w:spacing w:line="240" w:lineRule="auto"/>
            </w:pPr>
            <w:r>
              <w:t>Partner</w:t>
            </w:r>
          </w:p>
        </w:tc>
      </w:tr>
      <w:tr w:rsidR="00C04CAC" w:rsidTr="6FF4C249" w14:paraId="1BF19BC3" w14:textId="77777777">
        <w:tc>
          <w:tcPr>
            <w:tcW w:w="2122" w:type="dxa"/>
            <w:vMerge/>
          </w:tcPr>
          <w:p w:rsidR="00C04CAC" w:rsidRDefault="00C04CAC" w14:paraId="1FC39945" w14:textId="77777777">
            <w:pPr>
              <w:widowControl w:val="0"/>
              <w:pBdr>
                <w:top w:val="nil"/>
                <w:left w:val="nil"/>
                <w:bottom w:val="nil"/>
                <w:right w:val="nil"/>
                <w:between w:val="nil"/>
              </w:pBdr>
            </w:pPr>
          </w:p>
        </w:tc>
        <w:tc>
          <w:tcPr>
            <w:tcW w:w="4447" w:type="dxa"/>
          </w:tcPr>
          <w:p w:rsidR="00C04CAC" w:rsidRDefault="00D60ADC" w14:paraId="67764467" w14:textId="77777777">
            <w:pPr>
              <w:widowControl w:val="0"/>
              <w:spacing w:line="240" w:lineRule="auto"/>
            </w:pPr>
            <w:r>
              <w:t>Universite de Namur (UNAM)</w:t>
            </w:r>
          </w:p>
        </w:tc>
        <w:tc>
          <w:tcPr>
            <w:tcW w:w="1136" w:type="dxa"/>
          </w:tcPr>
          <w:p w:rsidR="00C04CAC" w:rsidRDefault="00D60ADC" w14:paraId="571ABB2F" w14:textId="77777777">
            <w:pPr>
              <w:widowControl w:val="0"/>
              <w:spacing w:line="240" w:lineRule="auto"/>
            </w:pPr>
            <w:r>
              <w:t>BE</w:t>
            </w:r>
          </w:p>
        </w:tc>
        <w:tc>
          <w:tcPr>
            <w:tcW w:w="1497" w:type="dxa"/>
          </w:tcPr>
          <w:p w:rsidR="00C04CAC" w:rsidRDefault="00D60ADC" w14:paraId="0FA7115A" w14:textId="77777777">
            <w:pPr>
              <w:widowControl w:val="0"/>
              <w:spacing w:line="240" w:lineRule="auto"/>
            </w:pPr>
            <w:r>
              <w:t>Partner</w:t>
            </w:r>
          </w:p>
        </w:tc>
      </w:tr>
      <w:tr w:rsidR="00C04CAC" w:rsidTr="6FF4C249" w14:paraId="259BF4A5" w14:textId="77777777">
        <w:tc>
          <w:tcPr>
            <w:tcW w:w="2122" w:type="dxa"/>
            <w:vMerge/>
          </w:tcPr>
          <w:p w:rsidR="00C04CAC" w:rsidRDefault="00C04CAC" w14:paraId="0562CB0E" w14:textId="77777777">
            <w:pPr>
              <w:widowControl w:val="0"/>
              <w:pBdr>
                <w:top w:val="nil"/>
                <w:left w:val="nil"/>
                <w:bottom w:val="nil"/>
                <w:right w:val="nil"/>
                <w:between w:val="nil"/>
              </w:pBdr>
            </w:pPr>
          </w:p>
        </w:tc>
        <w:tc>
          <w:tcPr>
            <w:tcW w:w="4447" w:type="dxa"/>
          </w:tcPr>
          <w:p w:rsidRPr="00034518" w:rsidR="00C04CAC" w:rsidRDefault="00D60ADC" w14:paraId="4B16F0AB" w14:textId="77777777">
            <w:pPr>
              <w:widowControl w:val="0"/>
              <w:spacing w:line="240" w:lineRule="auto"/>
              <w:rPr>
                <w:lang w:val="nl-NL"/>
              </w:rPr>
            </w:pPr>
            <w:r w:rsidRPr="00034518">
              <w:rPr>
                <w:lang w:val="nl-NL"/>
              </w:rPr>
              <w:t>Universitair Medisch Centrum Utrecht (UMCU)</w:t>
            </w:r>
          </w:p>
        </w:tc>
        <w:tc>
          <w:tcPr>
            <w:tcW w:w="1136" w:type="dxa"/>
          </w:tcPr>
          <w:p w:rsidR="00C04CAC" w:rsidRDefault="00D60ADC" w14:paraId="30029A85" w14:textId="77777777">
            <w:pPr>
              <w:widowControl w:val="0"/>
              <w:spacing w:line="240" w:lineRule="auto"/>
            </w:pPr>
            <w:r>
              <w:t>NL</w:t>
            </w:r>
          </w:p>
        </w:tc>
        <w:tc>
          <w:tcPr>
            <w:tcW w:w="1497" w:type="dxa"/>
          </w:tcPr>
          <w:p w:rsidR="00C04CAC" w:rsidRDefault="00D60ADC" w14:paraId="38317D1F" w14:textId="77777777">
            <w:pPr>
              <w:widowControl w:val="0"/>
              <w:spacing w:line="240" w:lineRule="auto"/>
            </w:pPr>
            <w:r>
              <w:t>Partner</w:t>
            </w:r>
          </w:p>
        </w:tc>
      </w:tr>
      <w:tr w:rsidR="00C04CAC" w:rsidTr="6FF4C249" w14:paraId="2E99594D" w14:textId="77777777">
        <w:tc>
          <w:tcPr>
            <w:tcW w:w="2122" w:type="dxa"/>
            <w:vMerge/>
          </w:tcPr>
          <w:p w:rsidR="00C04CAC" w:rsidRDefault="00C04CAC" w14:paraId="34CE0A41" w14:textId="77777777">
            <w:pPr>
              <w:widowControl w:val="0"/>
              <w:pBdr>
                <w:top w:val="nil"/>
                <w:left w:val="nil"/>
                <w:bottom w:val="nil"/>
                <w:right w:val="nil"/>
                <w:between w:val="nil"/>
              </w:pBdr>
            </w:pPr>
          </w:p>
        </w:tc>
        <w:tc>
          <w:tcPr>
            <w:tcW w:w="4447" w:type="dxa"/>
          </w:tcPr>
          <w:p w:rsidR="00C04CAC" w:rsidRDefault="00D60ADC" w14:paraId="5B186033" w14:textId="77777777">
            <w:pPr>
              <w:widowControl w:val="0"/>
              <w:spacing w:line="240" w:lineRule="auto"/>
            </w:pPr>
            <w:r>
              <w:t>Charite (Charite)</w:t>
            </w:r>
          </w:p>
        </w:tc>
        <w:tc>
          <w:tcPr>
            <w:tcW w:w="1136" w:type="dxa"/>
          </w:tcPr>
          <w:p w:rsidR="00C04CAC" w:rsidRDefault="00D60ADC" w14:paraId="13AEC246" w14:textId="77777777">
            <w:pPr>
              <w:widowControl w:val="0"/>
              <w:spacing w:line="240" w:lineRule="auto"/>
            </w:pPr>
            <w:r>
              <w:t>DE</w:t>
            </w:r>
          </w:p>
        </w:tc>
        <w:tc>
          <w:tcPr>
            <w:tcW w:w="1497" w:type="dxa"/>
          </w:tcPr>
          <w:p w:rsidR="00C04CAC" w:rsidRDefault="00D60ADC" w14:paraId="26F995AC" w14:textId="77777777">
            <w:pPr>
              <w:widowControl w:val="0"/>
              <w:spacing w:line="240" w:lineRule="auto"/>
            </w:pPr>
            <w:r>
              <w:t>Partner</w:t>
            </w:r>
          </w:p>
        </w:tc>
      </w:tr>
      <w:tr w:rsidR="00C04CAC" w:rsidTr="6FF4C249" w14:paraId="0E07776F" w14:textId="77777777">
        <w:tc>
          <w:tcPr>
            <w:tcW w:w="2122" w:type="dxa"/>
            <w:vMerge/>
          </w:tcPr>
          <w:p w:rsidR="00C04CAC" w:rsidRDefault="00C04CAC" w14:paraId="62EBF3C5" w14:textId="77777777">
            <w:pPr>
              <w:widowControl w:val="0"/>
              <w:pBdr>
                <w:top w:val="nil"/>
                <w:left w:val="nil"/>
                <w:bottom w:val="nil"/>
                <w:right w:val="nil"/>
                <w:between w:val="nil"/>
              </w:pBdr>
            </w:pPr>
          </w:p>
        </w:tc>
        <w:tc>
          <w:tcPr>
            <w:tcW w:w="4447" w:type="dxa"/>
          </w:tcPr>
          <w:p w:rsidR="00C04CAC" w:rsidRDefault="00D60ADC" w14:paraId="3BC510C5" w14:textId="77777777">
            <w:pPr>
              <w:widowControl w:val="0"/>
              <w:spacing w:line="240" w:lineRule="auto"/>
            </w:pPr>
            <w:r>
              <w:t>European Society for Blood and Marrow Transplantation (EBMT)</w:t>
            </w:r>
          </w:p>
        </w:tc>
        <w:tc>
          <w:tcPr>
            <w:tcW w:w="1136" w:type="dxa"/>
          </w:tcPr>
          <w:p w:rsidR="00C04CAC" w:rsidRDefault="00D60ADC" w14:paraId="71AD1EAF" w14:textId="77777777">
            <w:pPr>
              <w:widowControl w:val="0"/>
              <w:spacing w:line="240" w:lineRule="auto"/>
            </w:pPr>
            <w:r>
              <w:t>NL</w:t>
            </w:r>
          </w:p>
        </w:tc>
        <w:tc>
          <w:tcPr>
            <w:tcW w:w="1497" w:type="dxa"/>
          </w:tcPr>
          <w:p w:rsidR="00C04CAC" w:rsidRDefault="00D60ADC" w14:paraId="0D489030" w14:textId="77777777">
            <w:pPr>
              <w:widowControl w:val="0"/>
              <w:spacing w:line="240" w:lineRule="auto"/>
            </w:pPr>
            <w:r>
              <w:t>Partner</w:t>
            </w:r>
          </w:p>
        </w:tc>
      </w:tr>
      <w:tr w:rsidR="00C04CAC" w:rsidTr="6FF4C249" w14:paraId="4C3B5610" w14:textId="77777777">
        <w:tc>
          <w:tcPr>
            <w:tcW w:w="2122" w:type="dxa"/>
            <w:vMerge/>
          </w:tcPr>
          <w:p w:rsidR="00C04CAC" w:rsidRDefault="00C04CAC" w14:paraId="6D98A12B" w14:textId="77777777">
            <w:pPr>
              <w:widowControl w:val="0"/>
              <w:pBdr>
                <w:top w:val="nil"/>
                <w:left w:val="nil"/>
                <w:bottom w:val="nil"/>
                <w:right w:val="nil"/>
                <w:between w:val="nil"/>
              </w:pBdr>
            </w:pPr>
          </w:p>
        </w:tc>
        <w:tc>
          <w:tcPr>
            <w:tcW w:w="4447" w:type="dxa"/>
          </w:tcPr>
          <w:p w:rsidR="00C04CAC" w:rsidRDefault="00D60ADC" w14:paraId="78731F98" w14:textId="77777777">
            <w:pPr>
              <w:widowControl w:val="0"/>
              <w:spacing w:line="240" w:lineRule="auto"/>
            </w:pPr>
            <w:proofErr w:type="spellStart"/>
            <w:r>
              <w:t>HealthTree</w:t>
            </w:r>
            <w:proofErr w:type="spellEnd"/>
            <w:r>
              <w:t xml:space="preserve"> Foundation (</w:t>
            </w:r>
            <w:proofErr w:type="spellStart"/>
            <w:r>
              <w:t>HealthTree</w:t>
            </w:r>
            <w:proofErr w:type="spellEnd"/>
            <w:r>
              <w:t>)</w:t>
            </w:r>
          </w:p>
        </w:tc>
        <w:tc>
          <w:tcPr>
            <w:tcW w:w="1136" w:type="dxa"/>
          </w:tcPr>
          <w:p w:rsidR="00C04CAC" w:rsidRDefault="00D60ADC" w14:paraId="51882CB4" w14:textId="77777777">
            <w:pPr>
              <w:widowControl w:val="0"/>
              <w:spacing w:line="240" w:lineRule="auto"/>
            </w:pPr>
            <w:r>
              <w:t>US</w:t>
            </w:r>
          </w:p>
        </w:tc>
        <w:tc>
          <w:tcPr>
            <w:tcW w:w="1497" w:type="dxa"/>
          </w:tcPr>
          <w:p w:rsidR="00C04CAC" w:rsidRDefault="00D60ADC" w14:paraId="06896F1B" w14:textId="77777777">
            <w:pPr>
              <w:widowControl w:val="0"/>
              <w:spacing w:line="240" w:lineRule="auto"/>
            </w:pPr>
            <w:r>
              <w:t>Partner</w:t>
            </w:r>
          </w:p>
        </w:tc>
      </w:tr>
      <w:tr w:rsidR="00C04CAC" w:rsidTr="6FF4C249" w14:paraId="21F5ACAF" w14:textId="77777777">
        <w:tc>
          <w:tcPr>
            <w:tcW w:w="2122" w:type="dxa"/>
            <w:vMerge/>
          </w:tcPr>
          <w:p w:rsidR="00C04CAC" w:rsidRDefault="00C04CAC" w14:paraId="2946DB82" w14:textId="77777777">
            <w:pPr>
              <w:widowControl w:val="0"/>
              <w:pBdr>
                <w:top w:val="nil"/>
                <w:left w:val="nil"/>
                <w:bottom w:val="nil"/>
                <w:right w:val="nil"/>
                <w:between w:val="nil"/>
              </w:pBdr>
            </w:pPr>
          </w:p>
        </w:tc>
        <w:tc>
          <w:tcPr>
            <w:tcW w:w="4447" w:type="dxa"/>
          </w:tcPr>
          <w:p w:rsidRPr="00034518" w:rsidR="00C04CAC" w:rsidRDefault="00D60ADC" w14:paraId="66F2802E" w14:textId="77777777">
            <w:pPr>
              <w:widowControl w:val="0"/>
              <w:spacing w:line="240" w:lineRule="auto"/>
              <w:rPr>
                <w:lang w:val="de-DE"/>
              </w:rPr>
            </w:pPr>
            <w:r w:rsidRPr="00034518">
              <w:rPr>
                <w:lang w:val="de-DE"/>
              </w:rPr>
              <w:t>Helmholtz-Zentrum Dresden-Rossendorf e.V. (HZDR)</w:t>
            </w:r>
          </w:p>
        </w:tc>
        <w:tc>
          <w:tcPr>
            <w:tcW w:w="1136" w:type="dxa"/>
          </w:tcPr>
          <w:p w:rsidR="00C04CAC" w:rsidRDefault="00D60ADC" w14:paraId="7EDAD8A5" w14:textId="77777777">
            <w:pPr>
              <w:widowControl w:val="0"/>
              <w:spacing w:line="240" w:lineRule="auto"/>
            </w:pPr>
            <w:r>
              <w:t>DE</w:t>
            </w:r>
          </w:p>
        </w:tc>
        <w:tc>
          <w:tcPr>
            <w:tcW w:w="1497" w:type="dxa"/>
          </w:tcPr>
          <w:p w:rsidR="00C04CAC" w:rsidRDefault="00D60ADC" w14:paraId="64F31FC1" w14:textId="77777777">
            <w:pPr>
              <w:widowControl w:val="0"/>
              <w:spacing w:line="240" w:lineRule="auto"/>
            </w:pPr>
            <w:r>
              <w:t>Partner</w:t>
            </w:r>
          </w:p>
        </w:tc>
      </w:tr>
    </w:tbl>
    <w:p w:rsidR="00C04CAC" w:rsidRDefault="00C04CAC" w14:paraId="5997CC1D" w14:textId="77777777">
      <w:pPr>
        <w:widowControl w:val="0"/>
        <w:spacing w:line="240" w:lineRule="auto"/>
        <w:rPr>
          <w:b/>
          <w:bCs/>
        </w:rPr>
      </w:pPr>
    </w:p>
    <w:p w:rsidR="00C04CAC" w:rsidRDefault="00C04CAC" w14:paraId="110FFD37" w14:textId="77777777">
      <w:pPr>
        <w:widowControl w:val="0"/>
        <w:spacing w:line="240" w:lineRule="auto"/>
        <w:rPr>
          <w:b/>
          <w:bCs/>
        </w:rPr>
      </w:pPr>
    </w:p>
    <w:p w:rsidR="00C04CAC" w:rsidRDefault="00C04CAC" w14:paraId="6B699379" w14:textId="77777777">
      <w:pPr>
        <w:widowControl w:val="0"/>
        <w:spacing w:line="240" w:lineRule="auto"/>
        <w:rPr>
          <w:b/>
          <w:bCs/>
        </w:rPr>
      </w:pPr>
    </w:p>
    <w:p w:rsidR="00C04CAC" w:rsidRDefault="00C04CAC" w14:paraId="3FE9F23F" w14:textId="77777777">
      <w:pPr>
        <w:widowControl w:val="0"/>
        <w:spacing w:line="240" w:lineRule="auto"/>
        <w:rPr>
          <w:b/>
          <w:bCs/>
        </w:rPr>
      </w:pPr>
    </w:p>
    <w:p w:rsidR="00C04CAC" w:rsidRDefault="00C04CAC" w14:paraId="1F72F646" w14:textId="77777777">
      <w:pPr>
        <w:widowControl w:val="0"/>
        <w:spacing w:line="240" w:lineRule="auto"/>
        <w:rPr>
          <w:b/>
          <w:bCs/>
        </w:rPr>
      </w:pPr>
    </w:p>
    <w:p w:rsidR="00C04CAC" w:rsidRDefault="00C04CAC" w14:paraId="08CE6F91" w14:textId="77777777">
      <w:pPr>
        <w:widowControl w:val="0"/>
        <w:spacing w:line="240" w:lineRule="auto"/>
        <w:rPr>
          <w:b/>
          <w:bCs/>
        </w:rPr>
      </w:pPr>
    </w:p>
    <w:p w:rsidR="00C04CAC" w:rsidRDefault="00C04CAC" w14:paraId="61CDCEAD" w14:textId="77777777">
      <w:pPr>
        <w:widowControl w:val="0"/>
        <w:spacing w:line="240" w:lineRule="auto"/>
        <w:rPr>
          <w:b/>
          <w:bCs/>
        </w:rPr>
      </w:pPr>
    </w:p>
    <w:p w:rsidR="00C04CAC" w:rsidRDefault="00C04CAC" w14:paraId="6BB9E253" w14:textId="77777777">
      <w:pPr>
        <w:widowControl w:val="0"/>
        <w:spacing w:line="240" w:lineRule="auto"/>
        <w:rPr>
          <w:b/>
          <w:bCs/>
        </w:rPr>
      </w:pPr>
    </w:p>
    <w:p w:rsidR="00C04CAC" w:rsidRDefault="00C04CAC" w14:paraId="23DE523C" w14:textId="77777777">
      <w:pPr>
        <w:widowControl w:val="0"/>
        <w:spacing w:line="240" w:lineRule="auto"/>
        <w:rPr>
          <w:b/>
          <w:bCs/>
        </w:rPr>
      </w:pPr>
    </w:p>
    <w:p w:rsidR="00C04CAC" w:rsidRDefault="00C04CAC" w14:paraId="52E56223" w14:textId="77777777">
      <w:pPr>
        <w:widowControl w:val="0"/>
        <w:spacing w:line="240" w:lineRule="auto"/>
        <w:rPr>
          <w:b/>
          <w:bCs/>
        </w:rPr>
      </w:pPr>
    </w:p>
    <w:tbl>
      <w:tblPr>
        <w:tblStyle w:val="a1"/>
        <w:tblW w:w="9067" w:type="dxa"/>
        <w:tblInd w:w="-3" w:type="dxa"/>
        <w:tblLayout w:type="fixed"/>
        <w:tblLook w:val="0000" w:firstRow="0" w:lastRow="0" w:firstColumn="0" w:lastColumn="0" w:noHBand="0" w:noVBand="0"/>
      </w:tblPr>
      <w:tblGrid>
        <w:gridCol w:w="1101"/>
        <w:gridCol w:w="2268"/>
        <w:gridCol w:w="5698"/>
      </w:tblGrid>
      <w:tr w:rsidR="00C04CAC" w14:paraId="27D21D51" w14:textId="77777777">
        <w:tc>
          <w:tcPr>
            <w:tcW w:w="9067" w:type="dxa"/>
            <w:gridSpan w:val="3"/>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785CEEE2" w14:textId="77777777">
            <w:pPr>
              <w:spacing w:before="90" w:after="90" w:line="240" w:lineRule="auto"/>
              <w:jc w:val="center"/>
            </w:pPr>
            <w:r>
              <w:rPr>
                <w:b/>
                <w:bCs/>
                <w:color w:val="25315D"/>
                <w:sz w:val="20"/>
                <w:szCs w:val="20"/>
              </w:rPr>
              <w:t>HISTORY OF CHANGES</w:t>
            </w:r>
          </w:p>
        </w:tc>
      </w:tr>
      <w:tr w:rsidR="00C04CAC" w14:paraId="7EA5C37E" w14:textId="77777777">
        <w:trPr>
          <w:trHeight w:val="395"/>
        </w:trPr>
        <w:tc>
          <w:tcPr>
            <w:tcW w:w="1101"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6B814A1E" w14:textId="77777777">
            <w:pPr>
              <w:spacing w:before="45" w:after="45" w:line="240" w:lineRule="auto"/>
              <w:jc w:val="center"/>
              <w:rPr>
                <w:color w:val="25315D"/>
              </w:rPr>
            </w:pPr>
            <w:r>
              <w:rPr>
                <w:b/>
                <w:bCs/>
                <w:color w:val="25315D"/>
                <w:sz w:val="20"/>
                <w:szCs w:val="20"/>
              </w:rPr>
              <w:t>Version</w:t>
            </w:r>
          </w:p>
        </w:tc>
        <w:tc>
          <w:tcPr>
            <w:tcW w:w="226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491072FA" w14:textId="77777777">
            <w:pPr>
              <w:keepNext/>
              <w:tabs>
                <w:tab w:val="right" w:pos="9063"/>
              </w:tabs>
              <w:spacing w:before="45" w:after="45" w:line="240" w:lineRule="auto"/>
              <w:jc w:val="center"/>
              <w:rPr>
                <w:color w:val="25315D"/>
              </w:rPr>
            </w:pPr>
            <w:r>
              <w:rPr>
                <w:b/>
                <w:bCs/>
                <w:color w:val="25315D"/>
                <w:sz w:val="20"/>
                <w:szCs w:val="20"/>
              </w:rPr>
              <w:t>Date</w:t>
            </w:r>
          </w:p>
        </w:tc>
        <w:tc>
          <w:tcPr>
            <w:tcW w:w="569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51F6C5CC" w14:textId="77777777">
            <w:pPr>
              <w:keepNext/>
              <w:tabs>
                <w:tab w:val="right" w:pos="9063"/>
              </w:tabs>
              <w:spacing w:before="45" w:after="45" w:line="240" w:lineRule="auto"/>
              <w:jc w:val="center"/>
              <w:rPr>
                <w:color w:val="25315D"/>
              </w:rPr>
            </w:pPr>
            <w:r>
              <w:rPr>
                <w:b/>
                <w:bCs/>
                <w:color w:val="25315D"/>
                <w:sz w:val="20"/>
                <w:szCs w:val="20"/>
              </w:rPr>
              <w:t>Change</w:t>
            </w:r>
          </w:p>
        </w:tc>
      </w:tr>
      <w:tr w:rsidR="00C04CAC" w14:paraId="0C50BB7B" w14:textId="77777777">
        <w:tc>
          <w:tcPr>
            <w:tcW w:w="1101"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4B3AA50C" w14:textId="77777777">
            <w:pPr>
              <w:spacing w:before="45" w:after="45" w:line="240" w:lineRule="auto"/>
              <w:jc w:val="center"/>
              <w:rPr>
                <w:sz w:val="20"/>
                <w:szCs w:val="20"/>
              </w:rPr>
            </w:pPr>
            <w:r>
              <w:rPr>
                <w:sz w:val="20"/>
                <w:szCs w:val="20"/>
              </w:rPr>
              <w:t>1.0</w:t>
            </w:r>
          </w:p>
        </w:tc>
        <w:tc>
          <w:tcPr>
            <w:tcW w:w="226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07547A01" w14:textId="77777777">
            <w:pPr>
              <w:keepNext/>
              <w:tabs>
                <w:tab w:val="right" w:pos="9063"/>
              </w:tabs>
              <w:spacing w:before="45" w:after="45" w:line="240" w:lineRule="auto"/>
              <w:jc w:val="center"/>
              <w:rPr>
                <w:sz w:val="20"/>
                <w:szCs w:val="20"/>
              </w:rPr>
            </w:pPr>
          </w:p>
        </w:tc>
        <w:tc>
          <w:tcPr>
            <w:tcW w:w="569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6A5CE3D5" w14:textId="77777777">
            <w:pPr>
              <w:keepNext/>
              <w:numPr>
                <w:ilvl w:val="0"/>
                <w:numId w:val="13"/>
              </w:numPr>
              <w:pBdr>
                <w:top w:val="nil"/>
                <w:left w:val="nil"/>
                <w:bottom w:val="nil"/>
                <w:right w:val="nil"/>
                <w:between w:val="nil"/>
              </w:pBdr>
              <w:tabs>
                <w:tab w:val="left" w:pos="318"/>
                <w:tab w:val="right" w:pos="9063"/>
              </w:tabs>
              <w:spacing w:before="45" w:after="45" w:line="240" w:lineRule="auto"/>
              <w:ind w:left="317" w:hanging="284"/>
              <w:jc w:val="both"/>
              <w:rPr>
                <w:color w:val="000000"/>
                <w:sz w:val="22"/>
                <w:szCs w:val="22"/>
              </w:rPr>
            </w:pPr>
            <w:r>
              <w:rPr>
                <w:color w:val="000000"/>
                <w:sz w:val="20"/>
                <w:szCs w:val="20"/>
              </w:rPr>
              <w:t>Initial version</w:t>
            </w:r>
          </w:p>
        </w:tc>
      </w:tr>
      <w:tr w:rsidR="00C04CAC" w14:paraId="55D8B3B0" w14:textId="77777777">
        <w:tc>
          <w:tcPr>
            <w:tcW w:w="1101"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40475724" w14:textId="77777777">
            <w:pPr>
              <w:spacing w:before="45" w:after="45" w:line="240" w:lineRule="auto"/>
              <w:jc w:val="center"/>
              <w:rPr>
                <w:sz w:val="20"/>
                <w:szCs w:val="20"/>
              </w:rPr>
            </w:pPr>
            <w:r>
              <w:rPr>
                <w:sz w:val="20"/>
                <w:szCs w:val="20"/>
              </w:rPr>
              <w:t>1.1</w:t>
            </w:r>
          </w:p>
        </w:tc>
        <w:tc>
          <w:tcPr>
            <w:tcW w:w="226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5043CB0F" w14:textId="77777777">
            <w:pPr>
              <w:keepNext/>
              <w:tabs>
                <w:tab w:val="right" w:pos="9063"/>
              </w:tabs>
              <w:spacing w:before="45" w:after="45" w:line="240" w:lineRule="auto"/>
              <w:jc w:val="center"/>
              <w:rPr>
                <w:sz w:val="20"/>
                <w:szCs w:val="20"/>
              </w:rPr>
            </w:pPr>
          </w:p>
        </w:tc>
        <w:tc>
          <w:tcPr>
            <w:tcW w:w="569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07459315" w14:textId="77777777">
            <w:pPr>
              <w:keepNext/>
              <w:pBdr>
                <w:top w:val="nil"/>
                <w:left w:val="nil"/>
                <w:bottom w:val="nil"/>
                <w:right w:val="nil"/>
                <w:between w:val="nil"/>
              </w:pBdr>
              <w:tabs>
                <w:tab w:val="left" w:pos="318"/>
                <w:tab w:val="right" w:pos="9063"/>
              </w:tabs>
              <w:spacing w:before="45" w:after="45" w:line="240" w:lineRule="auto"/>
              <w:ind w:left="317"/>
              <w:jc w:val="both"/>
              <w:rPr>
                <w:color w:val="000000"/>
                <w:sz w:val="20"/>
                <w:szCs w:val="20"/>
              </w:rPr>
            </w:pPr>
          </w:p>
        </w:tc>
      </w:tr>
      <w:tr w:rsidR="00C04CAC" w14:paraId="39D7D509" w14:textId="77777777">
        <w:tc>
          <w:tcPr>
            <w:tcW w:w="1101"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219532A1" w14:textId="77777777">
            <w:pPr>
              <w:spacing w:before="45" w:after="45" w:line="240" w:lineRule="auto"/>
              <w:jc w:val="center"/>
              <w:rPr>
                <w:sz w:val="20"/>
                <w:szCs w:val="20"/>
              </w:rPr>
            </w:pPr>
            <w:r>
              <w:rPr>
                <w:sz w:val="20"/>
                <w:szCs w:val="20"/>
              </w:rPr>
              <w:t>1.2</w:t>
            </w:r>
          </w:p>
        </w:tc>
        <w:tc>
          <w:tcPr>
            <w:tcW w:w="226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6537F28F" w14:textId="77777777">
            <w:pPr>
              <w:keepNext/>
              <w:tabs>
                <w:tab w:val="right" w:pos="9063"/>
              </w:tabs>
              <w:spacing w:before="45" w:after="45" w:line="240" w:lineRule="auto"/>
              <w:jc w:val="center"/>
              <w:rPr>
                <w:sz w:val="20"/>
                <w:szCs w:val="20"/>
              </w:rPr>
            </w:pPr>
          </w:p>
        </w:tc>
        <w:tc>
          <w:tcPr>
            <w:tcW w:w="569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6DFB9E20" w14:textId="77777777">
            <w:pPr>
              <w:keepNext/>
              <w:pBdr>
                <w:top w:val="nil"/>
                <w:left w:val="nil"/>
                <w:bottom w:val="nil"/>
                <w:right w:val="nil"/>
                <w:between w:val="nil"/>
              </w:pBdr>
              <w:tabs>
                <w:tab w:val="left" w:pos="318"/>
                <w:tab w:val="right" w:pos="9063"/>
              </w:tabs>
              <w:spacing w:before="45" w:after="45" w:line="240" w:lineRule="auto"/>
              <w:ind w:left="317"/>
              <w:jc w:val="both"/>
              <w:rPr>
                <w:color w:val="000000"/>
                <w:sz w:val="20"/>
                <w:szCs w:val="20"/>
              </w:rPr>
            </w:pPr>
          </w:p>
        </w:tc>
      </w:tr>
      <w:tr w:rsidR="00C04CAC" w14:paraId="52860A0C" w14:textId="77777777">
        <w:tc>
          <w:tcPr>
            <w:tcW w:w="1101"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01E1A6E6" w14:textId="77777777">
            <w:pPr>
              <w:spacing w:before="45" w:after="45" w:line="240" w:lineRule="auto"/>
              <w:jc w:val="center"/>
              <w:rPr>
                <w:sz w:val="20"/>
                <w:szCs w:val="20"/>
              </w:rPr>
            </w:pPr>
            <w:r>
              <w:rPr>
                <w:sz w:val="20"/>
                <w:szCs w:val="20"/>
              </w:rPr>
              <w:t>1.3</w:t>
            </w:r>
          </w:p>
        </w:tc>
        <w:tc>
          <w:tcPr>
            <w:tcW w:w="226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70DF9E56" w14:textId="77777777">
            <w:pPr>
              <w:keepNext/>
              <w:tabs>
                <w:tab w:val="right" w:pos="9063"/>
              </w:tabs>
              <w:spacing w:before="45" w:after="45" w:line="240" w:lineRule="auto"/>
              <w:jc w:val="center"/>
              <w:rPr>
                <w:sz w:val="20"/>
                <w:szCs w:val="20"/>
              </w:rPr>
            </w:pPr>
          </w:p>
        </w:tc>
        <w:tc>
          <w:tcPr>
            <w:tcW w:w="569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44E871BC" w14:textId="77777777">
            <w:pPr>
              <w:keepNext/>
              <w:pBdr>
                <w:top w:val="nil"/>
                <w:left w:val="nil"/>
                <w:bottom w:val="nil"/>
                <w:right w:val="nil"/>
                <w:between w:val="nil"/>
              </w:pBdr>
              <w:tabs>
                <w:tab w:val="left" w:pos="318"/>
                <w:tab w:val="right" w:pos="9063"/>
              </w:tabs>
              <w:spacing w:before="45" w:after="45" w:line="240" w:lineRule="auto"/>
              <w:ind w:left="317"/>
              <w:jc w:val="both"/>
              <w:rPr>
                <w:color w:val="000000"/>
                <w:sz w:val="20"/>
                <w:szCs w:val="20"/>
              </w:rPr>
            </w:pPr>
          </w:p>
        </w:tc>
      </w:tr>
      <w:tr w:rsidR="00C04CAC" w14:paraId="63508DCD" w14:textId="77777777">
        <w:tc>
          <w:tcPr>
            <w:tcW w:w="1101"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D60ADC" w14:paraId="755D08FC" w14:textId="77777777">
            <w:pPr>
              <w:spacing w:before="45" w:after="45" w:line="240" w:lineRule="auto"/>
              <w:jc w:val="center"/>
              <w:rPr>
                <w:sz w:val="20"/>
                <w:szCs w:val="20"/>
              </w:rPr>
            </w:pPr>
            <w:r>
              <w:rPr>
                <w:sz w:val="20"/>
                <w:szCs w:val="20"/>
              </w:rPr>
              <w:t>1.4</w:t>
            </w:r>
          </w:p>
        </w:tc>
        <w:tc>
          <w:tcPr>
            <w:tcW w:w="226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144A5D23" w14:textId="77777777">
            <w:pPr>
              <w:keepNext/>
              <w:tabs>
                <w:tab w:val="right" w:pos="9063"/>
              </w:tabs>
              <w:spacing w:before="45" w:after="45" w:line="240" w:lineRule="auto"/>
              <w:jc w:val="center"/>
              <w:rPr>
                <w:sz w:val="20"/>
                <w:szCs w:val="20"/>
              </w:rPr>
            </w:pPr>
          </w:p>
        </w:tc>
        <w:tc>
          <w:tcPr>
            <w:tcW w:w="5698" w:type="dxa"/>
            <w:tcBorders>
              <w:top w:val="single" w:color="000000" w:sz="4" w:space="0"/>
              <w:left w:val="single" w:color="000000" w:sz="4" w:space="0"/>
              <w:bottom w:val="single" w:color="000000" w:sz="4" w:space="0"/>
              <w:right w:val="single" w:color="000000" w:sz="4" w:space="0"/>
            </w:tcBorders>
            <w:tcMar>
              <w:top w:w="0" w:type="dxa"/>
              <w:left w:w="45" w:type="dxa"/>
              <w:bottom w:w="0" w:type="dxa"/>
              <w:right w:w="45" w:type="dxa"/>
            </w:tcMar>
            <w:vAlign w:val="center"/>
          </w:tcPr>
          <w:p w:rsidR="00C04CAC" w:rsidRDefault="00C04CAC" w14:paraId="738610EB" w14:textId="77777777">
            <w:pPr>
              <w:keepNext/>
              <w:pBdr>
                <w:top w:val="nil"/>
                <w:left w:val="nil"/>
                <w:bottom w:val="nil"/>
                <w:right w:val="nil"/>
                <w:between w:val="nil"/>
              </w:pBdr>
              <w:tabs>
                <w:tab w:val="left" w:pos="318"/>
                <w:tab w:val="right" w:pos="9063"/>
              </w:tabs>
              <w:spacing w:before="45" w:after="45" w:line="240" w:lineRule="auto"/>
              <w:ind w:left="317"/>
              <w:jc w:val="both"/>
              <w:rPr>
                <w:color w:val="000000"/>
                <w:sz w:val="20"/>
                <w:szCs w:val="20"/>
              </w:rPr>
            </w:pPr>
          </w:p>
        </w:tc>
      </w:tr>
    </w:tbl>
    <w:p w:rsidR="00C04CAC" w:rsidRDefault="00C04CAC" w14:paraId="637805D2" w14:textId="77777777">
      <w:pPr>
        <w:widowControl w:val="0"/>
        <w:spacing w:line="240" w:lineRule="auto"/>
        <w:rPr>
          <w:b/>
          <w:bCs/>
        </w:rPr>
      </w:pPr>
    </w:p>
    <w:p w:rsidR="6FF4C249" w:rsidP="6FF4C249" w:rsidRDefault="6FF4C249" w14:paraId="62B7EA5A" w14:textId="5AB1B0D4">
      <w:pPr>
        <w:widowControl w:val="0"/>
        <w:spacing w:line="240" w:lineRule="auto"/>
        <w:rPr>
          <w:b/>
          <w:bCs/>
        </w:rPr>
      </w:pPr>
    </w:p>
    <w:p w:rsidR="6FF4C249" w:rsidP="6FF4C249" w:rsidRDefault="6FF4C249" w14:paraId="297AABB3" w14:textId="623597AF">
      <w:pPr>
        <w:widowControl w:val="0"/>
        <w:spacing w:line="240" w:lineRule="auto"/>
        <w:rPr>
          <w:b/>
          <w:bCs/>
        </w:rPr>
      </w:pPr>
    </w:p>
    <w:p w:rsidR="6FF4C249" w:rsidP="6FF4C249" w:rsidRDefault="6FF4C249" w14:paraId="2CDC3159" w14:textId="0278988D">
      <w:pPr>
        <w:widowControl w:val="0"/>
        <w:spacing w:line="240" w:lineRule="auto"/>
        <w:rPr>
          <w:b/>
          <w:bCs/>
        </w:rPr>
      </w:pPr>
    </w:p>
    <w:p w:rsidR="6FF4C249" w:rsidP="6FF4C249" w:rsidRDefault="6FF4C249" w14:paraId="493C6669" w14:textId="14A6D30F">
      <w:pPr>
        <w:widowControl w:val="0"/>
        <w:spacing w:line="240" w:lineRule="auto"/>
        <w:rPr>
          <w:b/>
          <w:bCs/>
        </w:rPr>
      </w:pPr>
    </w:p>
    <w:p w:rsidR="6FF4C249" w:rsidP="6FF4C249" w:rsidRDefault="6FF4C249" w14:paraId="7640F494" w14:textId="728985F3">
      <w:pPr>
        <w:widowControl w:val="0"/>
        <w:spacing w:line="240" w:lineRule="auto"/>
        <w:rPr>
          <w:b/>
          <w:bCs/>
        </w:rPr>
      </w:pPr>
    </w:p>
    <w:p w:rsidR="6FF4C249" w:rsidP="6FF4C249" w:rsidRDefault="6FF4C249" w14:paraId="02C0DAA2" w14:textId="58CC2BE2">
      <w:pPr>
        <w:widowControl w:val="0"/>
        <w:spacing w:line="240" w:lineRule="auto"/>
        <w:rPr>
          <w:b/>
          <w:bCs/>
        </w:rPr>
      </w:pPr>
    </w:p>
    <w:p w:rsidR="6FF4C249" w:rsidP="6FF4C249" w:rsidRDefault="6FF4C249" w14:paraId="4AD2062E" w14:textId="1B146502">
      <w:pPr>
        <w:widowControl w:val="0"/>
        <w:spacing w:line="240" w:lineRule="auto"/>
        <w:rPr>
          <w:b/>
          <w:bCs/>
        </w:rPr>
      </w:pPr>
    </w:p>
    <w:p w:rsidR="6FF4C249" w:rsidP="6FF4C249" w:rsidRDefault="6FF4C249" w14:paraId="796B2C2C" w14:textId="2AAB3673">
      <w:pPr>
        <w:widowControl w:val="0"/>
        <w:spacing w:line="240" w:lineRule="auto"/>
        <w:rPr>
          <w:b/>
          <w:bCs/>
        </w:rPr>
      </w:pPr>
    </w:p>
    <w:p w:rsidR="6FF4C249" w:rsidP="6FF4C249" w:rsidRDefault="6FF4C249" w14:paraId="56EF39EF" w14:textId="3DE6CBF0">
      <w:pPr>
        <w:widowControl w:val="0"/>
        <w:spacing w:line="240" w:lineRule="auto"/>
        <w:rPr>
          <w:b/>
          <w:bCs/>
        </w:rPr>
      </w:pPr>
    </w:p>
    <w:p w:rsidR="6FF4C249" w:rsidP="6FF4C249" w:rsidRDefault="6FF4C249" w14:paraId="07B10C0C" w14:textId="422E1898">
      <w:pPr>
        <w:widowControl w:val="0"/>
        <w:spacing w:line="240" w:lineRule="auto"/>
        <w:rPr>
          <w:b/>
          <w:bCs/>
        </w:rPr>
      </w:pPr>
    </w:p>
    <w:p w:rsidR="6FF4C249" w:rsidP="6FF4C249" w:rsidRDefault="6FF4C249" w14:paraId="30743794" w14:textId="5AEB8385">
      <w:pPr>
        <w:widowControl w:val="0"/>
        <w:spacing w:line="240" w:lineRule="auto"/>
        <w:rPr>
          <w:b/>
          <w:bCs/>
        </w:rPr>
      </w:pPr>
    </w:p>
    <w:p w:rsidR="6FF4C249" w:rsidP="6FF4C249" w:rsidRDefault="6FF4C249" w14:paraId="75D982A1" w14:textId="49D7C020">
      <w:pPr>
        <w:widowControl w:val="0"/>
        <w:spacing w:line="240" w:lineRule="auto"/>
        <w:rPr>
          <w:b/>
          <w:bCs/>
        </w:rPr>
      </w:pPr>
    </w:p>
    <w:p w:rsidR="6FF4C249" w:rsidP="6FF4C249" w:rsidRDefault="6FF4C249" w14:paraId="6120E641" w14:textId="3CC18FFB">
      <w:pPr>
        <w:widowControl w:val="0"/>
        <w:spacing w:line="240" w:lineRule="auto"/>
        <w:rPr>
          <w:b/>
          <w:bCs/>
        </w:rPr>
      </w:pPr>
    </w:p>
    <w:p w:rsidR="6FF4C249" w:rsidP="6FF4C249" w:rsidRDefault="6FF4C249" w14:paraId="10D701FD" w14:textId="3ECA718F">
      <w:pPr>
        <w:widowControl w:val="0"/>
        <w:spacing w:line="240" w:lineRule="auto"/>
        <w:rPr>
          <w:b/>
          <w:bCs/>
        </w:rPr>
      </w:pPr>
    </w:p>
    <w:p w:rsidR="6FF4C249" w:rsidP="6FF4C249" w:rsidRDefault="6FF4C249" w14:paraId="09BAB731" w14:textId="63274162">
      <w:pPr>
        <w:widowControl w:val="0"/>
        <w:spacing w:line="240" w:lineRule="auto"/>
        <w:rPr>
          <w:b/>
          <w:bCs/>
        </w:rPr>
      </w:pPr>
    </w:p>
    <w:p w:rsidR="6FF4C249" w:rsidP="6FF4C249" w:rsidRDefault="6FF4C249" w14:paraId="078D2380" w14:textId="7C8565CF">
      <w:pPr>
        <w:widowControl w:val="0"/>
        <w:spacing w:line="240" w:lineRule="auto"/>
        <w:rPr>
          <w:b/>
          <w:bCs/>
        </w:rPr>
      </w:pPr>
    </w:p>
    <w:p w:rsidR="6FF4C249" w:rsidP="6FF4C249" w:rsidRDefault="6FF4C249" w14:paraId="03E5D62B" w14:textId="6CC904EE">
      <w:pPr>
        <w:widowControl w:val="0"/>
        <w:spacing w:line="240" w:lineRule="auto"/>
        <w:rPr>
          <w:b/>
          <w:bCs/>
        </w:rPr>
      </w:pPr>
    </w:p>
    <w:p w:rsidR="6FF4C249" w:rsidP="6FF4C249" w:rsidRDefault="6FF4C249" w14:paraId="18D5E064" w14:textId="2A35DB9A">
      <w:pPr>
        <w:widowControl w:val="0"/>
        <w:spacing w:line="240" w:lineRule="auto"/>
        <w:rPr>
          <w:b/>
          <w:bCs/>
        </w:rPr>
      </w:pPr>
    </w:p>
    <w:p w:rsidR="6FF4C249" w:rsidP="6FF4C249" w:rsidRDefault="6FF4C249" w14:paraId="2B24F1FF" w14:textId="36CC5D6F">
      <w:pPr>
        <w:widowControl w:val="0"/>
        <w:spacing w:line="240" w:lineRule="auto"/>
        <w:rPr>
          <w:b/>
          <w:bCs/>
        </w:rPr>
      </w:pPr>
    </w:p>
    <w:p w:rsidR="6FF4C249" w:rsidP="6FF4C249" w:rsidRDefault="6FF4C249" w14:paraId="0A91DF2D" w14:textId="7BEF3012">
      <w:pPr>
        <w:widowControl w:val="0"/>
        <w:spacing w:line="240" w:lineRule="auto"/>
        <w:rPr>
          <w:b/>
          <w:bCs/>
        </w:rPr>
      </w:pPr>
    </w:p>
    <w:p w:rsidR="6FF4C249" w:rsidP="6FF4C249" w:rsidRDefault="6FF4C249" w14:paraId="6C9DE964" w14:textId="0EAC44A0">
      <w:pPr>
        <w:widowControl w:val="0"/>
        <w:spacing w:line="240" w:lineRule="auto"/>
        <w:rPr>
          <w:b/>
          <w:bCs/>
        </w:rPr>
      </w:pPr>
    </w:p>
    <w:p w:rsidR="6FF4C249" w:rsidP="6FF4C249" w:rsidRDefault="6FF4C249" w14:paraId="55531986" w14:textId="288932CE">
      <w:pPr>
        <w:widowControl w:val="0"/>
        <w:spacing w:line="240" w:lineRule="auto"/>
        <w:rPr>
          <w:b/>
          <w:bCs/>
        </w:rPr>
      </w:pPr>
    </w:p>
    <w:p w:rsidR="6FF4C249" w:rsidP="6FF4C249" w:rsidRDefault="6FF4C249" w14:paraId="31630F4E" w14:textId="7EE004AF">
      <w:pPr>
        <w:widowControl w:val="0"/>
        <w:spacing w:line="240" w:lineRule="auto"/>
        <w:rPr>
          <w:b/>
          <w:bCs/>
        </w:rPr>
      </w:pPr>
    </w:p>
    <w:p w:rsidR="6FF4C249" w:rsidP="6FF4C249" w:rsidRDefault="6FF4C249" w14:paraId="1F79817E" w14:textId="00B6F416">
      <w:pPr>
        <w:widowControl w:val="0"/>
        <w:spacing w:line="240" w:lineRule="auto"/>
        <w:rPr>
          <w:b/>
          <w:bCs/>
        </w:rPr>
      </w:pPr>
    </w:p>
    <w:p w:rsidR="6FF4C249" w:rsidP="6FF4C249" w:rsidRDefault="6FF4C249" w14:paraId="1B6301F6" w14:textId="35EEF81F">
      <w:pPr>
        <w:widowControl w:val="0"/>
        <w:spacing w:line="240" w:lineRule="auto"/>
        <w:rPr>
          <w:b/>
          <w:bCs/>
        </w:rPr>
      </w:pPr>
    </w:p>
    <w:p w:rsidR="6FF4C249" w:rsidP="6FF4C249" w:rsidRDefault="6FF4C249" w14:paraId="2C1BBCFB" w14:textId="00F24D00">
      <w:pPr>
        <w:widowControl w:val="0"/>
        <w:spacing w:line="240" w:lineRule="auto"/>
        <w:rPr>
          <w:b/>
          <w:bCs/>
        </w:rPr>
      </w:pPr>
    </w:p>
    <w:p w:rsidR="6FF4C249" w:rsidP="6FF4C249" w:rsidRDefault="6FF4C249" w14:paraId="47B0CA3D" w14:textId="774847F6">
      <w:pPr>
        <w:widowControl w:val="0"/>
        <w:spacing w:line="240" w:lineRule="auto"/>
        <w:rPr>
          <w:b/>
          <w:bCs/>
        </w:rPr>
      </w:pPr>
    </w:p>
    <w:p w:rsidR="6FF4C249" w:rsidP="6FF4C249" w:rsidRDefault="6FF4C249" w14:paraId="0B72D6EB" w14:textId="10F40F4F">
      <w:pPr>
        <w:widowControl w:val="0"/>
        <w:spacing w:line="240" w:lineRule="auto"/>
        <w:rPr>
          <w:b/>
          <w:bCs/>
        </w:rPr>
      </w:pPr>
    </w:p>
    <w:p w:rsidR="6FF4C249" w:rsidP="6FF4C249" w:rsidRDefault="6FF4C249" w14:paraId="367B7ED0" w14:textId="0CD19CFC">
      <w:pPr>
        <w:widowControl w:val="0"/>
        <w:spacing w:line="240" w:lineRule="auto"/>
        <w:rPr>
          <w:b/>
          <w:bCs/>
        </w:rPr>
      </w:pPr>
    </w:p>
    <w:p w:rsidR="6FF4C249" w:rsidP="6FF4C249" w:rsidRDefault="6FF4C249" w14:paraId="7B23FDC5" w14:textId="2FFC64CC">
      <w:pPr>
        <w:widowControl w:val="0"/>
        <w:spacing w:line="240" w:lineRule="auto"/>
        <w:rPr>
          <w:b/>
          <w:bCs/>
        </w:rPr>
      </w:pPr>
    </w:p>
    <w:p w:rsidR="6FF4C249" w:rsidP="6FF4C249" w:rsidRDefault="6FF4C249" w14:paraId="4B17E57D" w14:textId="41585918">
      <w:pPr>
        <w:widowControl w:val="0"/>
        <w:spacing w:line="240" w:lineRule="auto"/>
        <w:rPr>
          <w:b/>
          <w:bCs/>
        </w:rPr>
      </w:pPr>
    </w:p>
    <w:p w:rsidR="6FF4C249" w:rsidP="6FF4C249" w:rsidRDefault="6FF4C249" w14:paraId="7027A92E" w14:textId="4C4BB4A5">
      <w:pPr>
        <w:widowControl w:val="0"/>
        <w:spacing w:line="240" w:lineRule="auto"/>
        <w:rPr>
          <w:b/>
          <w:bCs/>
        </w:rPr>
      </w:pPr>
    </w:p>
    <w:p w:rsidR="6FF4C249" w:rsidP="6FF4C249" w:rsidRDefault="6FF4C249" w14:paraId="18A5B919" w14:textId="290D893E">
      <w:pPr>
        <w:widowControl w:val="0"/>
        <w:spacing w:line="240" w:lineRule="auto"/>
        <w:rPr>
          <w:b/>
          <w:bCs/>
        </w:rPr>
      </w:pPr>
    </w:p>
    <w:p w:rsidR="00C04CAC" w:rsidRDefault="00C04CAC" w14:paraId="463F29E8" w14:textId="77777777">
      <w:pPr>
        <w:widowControl w:val="0"/>
        <w:spacing w:line="240" w:lineRule="auto"/>
        <w:rPr>
          <w:b/>
          <w:bCs/>
        </w:rPr>
      </w:pPr>
    </w:p>
    <w:tbl>
      <w:tblPr>
        <w:tblStyle w:val="a2"/>
        <w:tblW w:w="9016"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016"/>
      </w:tblGrid>
      <w:tr w:rsidR="00C04CAC" w14:paraId="2F30B160" w14:textId="77777777">
        <w:tc>
          <w:tcPr>
            <w:tcW w:w="9016" w:type="dxa"/>
            <w:tcBorders>
              <w:bottom w:val="single" w:color="000000" w:sz="4" w:space="0"/>
            </w:tcBorders>
          </w:tcPr>
          <w:p w:rsidR="00C04CAC" w:rsidRDefault="00D60ADC" w14:paraId="07C5B9E2" w14:textId="77777777">
            <w:pPr>
              <w:widowControl w:val="0"/>
              <w:spacing w:line="240" w:lineRule="auto"/>
              <w:rPr>
                <w:b/>
                <w:bCs/>
              </w:rPr>
            </w:pPr>
            <w:r>
              <w:rPr>
                <w:b/>
                <w:bCs/>
              </w:rPr>
              <w:t xml:space="preserve">Acknowledgement: </w:t>
            </w:r>
            <w:r>
              <w:t>This project has received funding from the European Union’s Horizon Europe Research and Innovation Programme under Grant Agreement No. 101136379.</w:t>
            </w:r>
          </w:p>
        </w:tc>
      </w:tr>
    </w:tbl>
    <w:p w:rsidR="00C04CAC" w:rsidRDefault="00D60ADC" w14:paraId="3B7B4B86" w14:textId="77777777">
      <w:r>
        <w:br w:type="page"/>
      </w:r>
    </w:p>
    <w:p w:rsidR="00C04CAC" w:rsidRDefault="604EC3C7" w14:paraId="22E0FC93" w14:textId="77777777">
      <w:pPr>
        <w:keepNext/>
        <w:keepLines/>
        <w:pBdr>
          <w:top w:val="nil"/>
          <w:left w:val="nil"/>
          <w:bottom w:val="nil"/>
          <w:right w:val="nil"/>
          <w:between w:val="nil"/>
        </w:pBdr>
        <w:spacing w:before="240" w:line="259" w:lineRule="auto"/>
        <w:rPr>
          <w:color w:val="000000"/>
          <w:sz w:val="32"/>
          <w:szCs w:val="32"/>
        </w:rPr>
      </w:pPr>
      <w:r w:rsidRPr="00A78828">
        <w:rPr>
          <w:color w:val="000000" w:themeColor="text1"/>
          <w:sz w:val="32"/>
          <w:szCs w:val="32"/>
        </w:rPr>
        <w:t>Table of Contents</w:t>
      </w:r>
    </w:p>
    <w:sdt>
      <w:sdtPr>
        <w:id w:val="1483241578"/>
        <w:docPartObj>
          <w:docPartGallery w:val="Table of Contents"/>
          <w:docPartUnique/>
        </w:docPartObj>
      </w:sdtPr>
      <w:sdtContent>
        <w:p w:rsidR="00A78828" w:rsidP="00A78828" w:rsidRDefault="00A78828" w14:paraId="6CFBE720" w14:textId="3B0E8F90">
          <w:pPr>
            <w:pStyle w:val="TOC1"/>
            <w:tabs>
              <w:tab w:val="left" w:pos="480"/>
              <w:tab w:val="right" w:leader="dot" w:pos="9210"/>
            </w:tabs>
            <w:rPr>
              <w:rStyle w:val="Hyperlink"/>
            </w:rPr>
          </w:pPr>
          <w:r>
            <w:fldChar w:fldCharType="begin"/>
          </w:r>
          <w:r>
            <w:instrText>TOC \o \z \u \h</w:instrText>
          </w:r>
          <w:r>
            <w:fldChar w:fldCharType="separate"/>
          </w:r>
          <w:hyperlink w:anchor="_Toc576137990">
            <w:r w:rsidRPr="00A78828">
              <w:rPr>
                <w:rStyle w:val="Hyperlink"/>
              </w:rPr>
              <w:t>1.</w:t>
            </w:r>
            <w:r>
              <w:tab/>
            </w:r>
            <w:r w:rsidRPr="00A78828">
              <w:rPr>
                <w:rStyle w:val="Hyperlink"/>
              </w:rPr>
              <w:t>Introduction</w:t>
            </w:r>
            <w:r>
              <w:tab/>
            </w:r>
            <w:r>
              <w:fldChar w:fldCharType="begin"/>
            </w:r>
            <w:r>
              <w:instrText>PAGEREF _Toc576137990 \h</w:instrText>
            </w:r>
            <w:r>
              <w:fldChar w:fldCharType="separate"/>
            </w:r>
            <w:r w:rsidRPr="00A78828">
              <w:rPr>
                <w:rStyle w:val="Hyperlink"/>
              </w:rPr>
              <w:t>5</w:t>
            </w:r>
            <w:r>
              <w:fldChar w:fldCharType="end"/>
            </w:r>
          </w:hyperlink>
        </w:p>
        <w:p w:rsidR="00A78828" w:rsidP="00A78828" w:rsidRDefault="00A78828" w14:paraId="3314DB80" w14:textId="0AD3A72A">
          <w:pPr>
            <w:pStyle w:val="TOC2"/>
            <w:tabs>
              <w:tab w:val="right" w:leader="dot" w:pos="9210"/>
            </w:tabs>
            <w:rPr>
              <w:rStyle w:val="Hyperlink"/>
            </w:rPr>
          </w:pPr>
          <w:hyperlink w:anchor="_Toc2144350035">
            <w:r w:rsidRPr="00A78828">
              <w:rPr>
                <w:rStyle w:val="Hyperlink"/>
              </w:rPr>
              <w:t>1.1 OMOP CDM Version</w:t>
            </w:r>
            <w:r>
              <w:tab/>
            </w:r>
            <w:r>
              <w:fldChar w:fldCharType="begin"/>
            </w:r>
            <w:r>
              <w:instrText>PAGEREF _Toc2144350035 \h</w:instrText>
            </w:r>
            <w:r>
              <w:fldChar w:fldCharType="separate"/>
            </w:r>
            <w:r w:rsidRPr="00A78828">
              <w:rPr>
                <w:rStyle w:val="Hyperlink"/>
              </w:rPr>
              <w:t>6</w:t>
            </w:r>
            <w:r>
              <w:fldChar w:fldCharType="end"/>
            </w:r>
          </w:hyperlink>
        </w:p>
        <w:p w:rsidR="00A78828" w:rsidP="00A78828" w:rsidRDefault="00A78828" w14:paraId="181456EC" w14:textId="2C2232B1">
          <w:pPr>
            <w:pStyle w:val="TOC1"/>
            <w:tabs>
              <w:tab w:val="left" w:pos="480"/>
              <w:tab w:val="right" w:leader="dot" w:pos="9210"/>
            </w:tabs>
            <w:rPr>
              <w:rStyle w:val="Hyperlink"/>
            </w:rPr>
          </w:pPr>
          <w:hyperlink w:anchor="_Toc1027679732">
            <w:r w:rsidRPr="00A78828">
              <w:rPr>
                <w:rStyle w:val="Hyperlink"/>
              </w:rPr>
              <w:t>2.</w:t>
            </w:r>
            <w:r>
              <w:tab/>
            </w:r>
            <w:r w:rsidRPr="00A78828">
              <w:rPr>
                <w:rStyle w:val="Hyperlink"/>
              </w:rPr>
              <w:t>Semantic Mapping</w:t>
            </w:r>
            <w:r>
              <w:tab/>
            </w:r>
            <w:r>
              <w:fldChar w:fldCharType="begin"/>
            </w:r>
            <w:r>
              <w:instrText>PAGEREF _Toc1027679732 \h</w:instrText>
            </w:r>
            <w:r>
              <w:fldChar w:fldCharType="separate"/>
            </w:r>
            <w:r w:rsidRPr="00A78828">
              <w:rPr>
                <w:rStyle w:val="Hyperlink"/>
              </w:rPr>
              <w:t>6</w:t>
            </w:r>
            <w:r>
              <w:fldChar w:fldCharType="end"/>
            </w:r>
          </w:hyperlink>
        </w:p>
        <w:p w:rsidR="00A78828" w:rsidP="00A78828" w:rsidRDefault="00A78828" w14:paraId="3345C189" w14:textId="2ED0D2C6">
          <w:pPr>
            <w:pStyle w:val="TOC2"/>
            <w:tabs>
              <w:tab w:val="right" w:leader="dot" w:pos="9210"/>
            </w:tabs>
            <w:rPr>
              <w:rStyle w:val="Hyperlink"/>
            </w:rPr>
          </w:pPr>
          <w:hyperlink w:anchor="_Toc217063289">
            <w:r w:rsidRPr="00A78828">
              <w:rPr>
                <w:rStyle w:val="Hyperlink"/>
              </w:rPr>
              <w:t>2.1 Standard Concepts and Vocabularies</w:t>
            </w:r>
            <w:r>
              <w:tab/>
            </w:r>
            <w:r>
              <w:fldChar w:fldCharType="begin"/>
            </w:r>
            <w:r>
              <w:instrText>PAGEREF _Toc217063289 \h</w:instrText>
            </w:r>
            <w:r>
              <w:fldChar w:fldCharType="separate"/>
            </w:r>
            <w:r w:rsidRPr="00A78828">
              <w:rPr>
                <w:rStyle w:val="Hyperlink"/>
              </w:rPr>
              <w:t>6</w:t>
            </w:r>
            <w:r>
              <w:fldChar w:fldCharType="end"/>
            </w:r>
          </w:hyperlink>
        </w:p>
        <w:p w:rsidR="00A78828" w:rsidP="00A78828" w:rsidRDefault="00A78828" w14:paraId="1D1AB689" w14:textId="62D88122">
          <w:pPr>
            <w:pStyle w:val="TOC2"/>
            <w:tabs>
              <w:tab w:val="right" w:leader="dot" w:pos="9210"/>
            </w:tabs>
            <w:rPr>
              <w:rStyle w:val="Hyperlink"/>
            </w:rPr>
          </w:pPr>
          <w:hyperlink w:anchor="_Toc320601063">
            <w:r w:rsidRPr="00A78828">
              <w:rPr>
                <w:rStyle w:val="Hyperlink"/>
              </w:rPr>
              <w:t>2.2 Custom Vocabulary</w:t>
            </w:r>
            <w:r>
              <w:tab/>
            </w:r>
            <w:r>
              <w:fldChar w:fldCharType="begin"/>
            </w:r>
            <w:r>
              <w:instrText>PAGEREF _Toc320601063 \h</w:instrText>
            </w:r>
            <w:r>
              <w:fldChar w:fldCharType="separate"/>
            </w:r>
            <w:r w:rsidRPr="00A78828">
              <w:rPr>
                <w:rStyle w:val="Hyperlink"/>
              </w:rPr>
              <w:t>6</w:t>
            </w:r>
            <w:r>
              <w:fldChar w:fldCharType="end"/>
            </w:r>
          </w:hyperlink>
        </w:p>
        <w:p w:rsidR="00A78828" w:rsidP="00A78828" w:rsidRDefault="00A78828" w14:paraId="2A0BB3E2" w14:textId="44CF209E">
          <w:pPr>
            <w:pStyle w:val="TOC1"/>
            <w:tabs>
              <w:tab w:val="left" w:pos="480"/>
              <w:tab w:val="right" w:leader="dot" w:pos="9210"/>
            </w:tabs>
            <w:rPr>
              <w:rStyle w:val="Hyperlink"/>
            </w:rPr>
          </w:pPr>
          <w:hyperlink w:anchor="_Toc1630127769">
            <w:r w:rsidRPr="00A78828">
              <w:rPr>
                <w:rStyle w:val="Hyperlink"/>
              </w:rPr>
              <w:t>3.</w:t>
            </w:r>
            <w:r>
              <w:tab/>
            </w:r>
            <w:r w:rsidRPr="00A78828">
              <w:rPr>
                <w:rStyle w:val="Hyperlink"/>
              </w:rPr>
              <w:t>Structural Mapping</w:t>
            </w:r>
            <w:r>
              <w:tab/>
            </w:r>
            <w:r>
              <w:fldChar w:fldCharType="begin"/>
            </w:r>
            <w:r>
              <w:instrText>PAGEREF _Toc1630127769 \h</w:instrText>
            </w:r>
            <w:r>
              <w:fldChar w:fldCharType="separate"/>
            </w:r>
            <w:r w:rsidRPr="00A78828">
              <w:rPr>
                <w:rStyle w:val="Hyperlink"/>
              </w:rPr>
              <w:t>9</w:t>
            </w:r>
            <w:r>
              <w:fldChar w:fldCharType="end"/>
            </w:r>
          </w:hyperlink>
        </w:p>
        <w:p w:rsidR="00A78828" w:rsidP="00A78828" w:rsidRDefault="00A78828" w14:paraId="266F76DC" w14:textId="73B31E83">
          <w:pPr>
            <w:pStyle w:val="TOC2"/>
            <w:tabs>
              <w:tab w:val="right" w:leader="dot" w:pos="9210"/>
            </w:tabs>
            <w:rPr>
              <w:rStyle w:val="Hyperlink"/>
            </w:rPr>
          </w:pPr>
          <w:hyperlink w:anchor="_Toc1540741102">
            <w:r w:rsidRPr="00A78828">
              <w:rPr>
                <w:rStyle w:val="Hyperlink"/>
              </w:rPr>
              <w:t>3.1 Overview</w:t>
            </w:r>
            <w:r>
              <w:tab/>
            </w:r>
            <w:r>
              <w:fldChar w:fldCharType="begin"/>
            </w:r>
            <w:r>
              <w:instrText>PAGEREF _Toc1540741102 \h</w:instrText>
            </w:r>
            <w:r>
              <w:fldChar w:fldCharType="separate"/>
            </w:r>
            <w:r w:rsidRPr="00A78828">
              <w:rPr>
                <w:rStyle w:val="Hyperlink"/>
              </w:rPr>
              <w:t>9</w:t>
            </w:r>
            <w:r>
              <w:fldChar w:fldCharType="end"/>
            </w:r>
          </w:hyperlink>
        </w:p>
        <w:p w:rsidR="00A78828" w:rsidP="00A78828" w:rsidRDefault="00A78828" w14:paraId="65597DFB" w14:textId="2C786500">
          <w:pPr>
            <w:pStyle w:val="TOC2"/>
            <w:tabs>
              <w:tab w:val="right" w:leader="dot" w:pos="9210"/>
            </w:tabs>
            <w:rPr>
              <w:rStyle w:val="Hyperlink"/>
            </w:rPr>
          </w:pPr>
          <w:hyperlink w:anchor="_Toc853356394">
            <w:r w:rsidRPr="00A78828">
              <w:rPr>
                <w:rStyle w:val="Hyperlink"/>
              </w:rPr>
              <w:t>3.2 Tables</w:t>
            </w:r>
            <w:r>
              <w:tab/>
            </w:r>
            <w:r>
              <w:fldChar w:fldCharType="begin"/>
            </w:r>
            <w:r>
              <w:instrText>PAGEREF _Toc853356394 \h</w:instrText>
            </w:r>
            <w:r>
              <w:fldChar w:fldCharType="separate"/>
            </w:r>
            <w:r w:rsidRPr="00A78828">
              <w:rPr>
                <w:rStyle w:val="Hyperlink"/>
              </w:rPr>
              <w:t>10</w:t>
            </w:r>
            <w:r>
              <w:fldChar w:fldCharType="end"/>
            </w:r>
          </w:hyperlink>
        </w:p>
        <w:p w:rsidR="00A78828" w:rsidP="00A78828" w:rsidRDefault="00A78828" w14:paraId="6D5B3597" w14:textId="4BB7A7C5">
          <w:pPr>
            <w:pStyle w:val="TOC3"/>
            <w:tabs>
              <w:tab w:val="right" w:leader="dot" w:pos="9210"/>
            </w:tabs>
            <w:rPr>
              <w:rStyle w:val="Hyperlink"/>
            </w:rPr>
          </w:pPr>
          <w:hyperlink w:anchor="_Toc1413881419">
            <w:r w:rsidRPr="00A78828">
              <w:rPr>
                <w:rStyle w:val="Hyperlink"/>
              </w:rPr>
              <w:t>3.2.1 person</w:t>
            </w:r>
            <w:r>
              <w:tab/>
            </w:r>
            <w:r>
              <w:fldChar w:fldCharType="begin"/>
            </w:r>
            <w:r>
              <w:instrText>PAGEREF _Toc1413881419 \h</w:instrText>
            </w:r>
            <w:r>
              <w:fldChar w:fldCharType="separate"/>
            </w:r>
            <w:r w:rsidRPr="00A78828">
              <w:rPr>
                <w:rStyle w:val="Hyperlink"/>
              </w:rPr>
              <w:t>10</w:t>
            </w:r>
            <w:r>
              <w:fldChar w:fldCharType="end"/>
            </w:r>
          </w:hyperlink>
        </w:p>
        <w:p w:rsidR="00A78828" w:rsidP="00A78828" w:rsidRDefault="00A78828" w14:paraId="105FE982" w14:textId="5BD5A22D">
          <w:pPr>
            <w:pStyle w:val="TOC3"/>
            <w:tabs>
              <w:tab w:val="right" w:leader="dot" w:pos="9210"/>
            </w:tabs>
            <w:rPr>
              <w:rStyle w:val="Hyperlink"/>
            </w:rPr>
          </w:pPr>
          <w:hyperlink w:anchor="_Toc1125636791">
            <w:r w:rsidRPr="00A78828">
              <w:rPr>
                <w:rStyle w:val="Hyperlink"/>
              </w:rPr>
              <w:t>3.2.2 observation_period</w:t>
            </w:r>
            <w:r>
              <w:tab/>
            </w:r>
            <w:r>
              <w:fldChar w:fldCharType="begin"/>
            </w:r>
            <w:r>
              <w:instrText>PAGEREF _Toc1125636791 \h</w:instrText>
            </w:r>
            <w:r>
              <w:fldChar w:fldCharType="separate"/>
            </w:r>
            <w:r w:rsidRPr="00A78828">
              <w:rPr>
                <w:rStyle w:val="Hyperlink"/>
              </w:rPr>
              <w:t>10</w:t>
            </w:r>
            <w:r>
              <w:fldChar w:fldCharType="end"/>
            </w:r>
          </w:hyperlink>
        </w:p>
        <w:p w:rsidR="00A78828" w:rsidP="00A78828" w:rsidRDefault="00A78828" w14:paraId="73E93985" w14:textId="76790325">
          <w:pPr>
            <w:pStyle w:val="TOC3"/>
            <w:tabs>
              <w:tab w:val="right" w:leader="dot" w:pos="9210"/>
            </w:tabs>
            <w:rPr>
              <w:rStyle w:val="Hyperlink"/>
            </w:rPr>
          </w:pPr>
          <w:hyperlink w:anchor="_Toc478876668">
            <w:r w:rsidRPr="00A78828">
              <w:rPr>
                <w:rStyle w:val="Hyperlink"/>
              </w:rPr>
              <w:t>3.2.3 condition_occurrence</w:t>
            </w:r>
            <w:r>
              <w:tab/>
            </w:r>
            <w:r>
              <w:fldChar w:fldCharType="begin"/>
            </w:r>
            <w:r>
              <w:instrText>PAGEREF _Toc478876668 \h</w:instrText>
            </w:r>
            <w:r>
              <w:fldChar w:fldCharType="separate"/>
            </w:r>
            <w:r w:rsidRPr="00A78828">
              <w:rPr>
                <w:rStyle w:val="Hyperlink"/>
              </w:rPr>
              <w:t>11</w:t>
            </w:r>
            <w:r>
              <w:fldChar w:fldCharType="end"/>
            </w:r>
          </w:hyperlink>
        </w:p>
        <w:p w:rsidR="00A78828" w:rsidP="00A78828" w:rsidRDefault="00A78828" w14:paraId="60D982A1" w14:textId="49465385">
          <w:pPr>
            <w:pStyle w:val="TOC3"/>
            <w:tabs>
              <w:tab w:val="right" w:leader="dot" w:pos="9210"/>
            </w:tabs>
            <w:rPr>
              <w:rStyle w:val="Hyperlink"/>
            </w:rPr>
          </w:pPr>
          <w:hyperlink w:anchor="_Toc1772087931">
            <w:r w:rsidRPr="00A78828">
              <w:rPr>
                <w:rStyle w:val="Hyperlink"/>
              </w:rPr>
              <w:t>3.2.4 death</w:t>
            </w:r>
            <w:r>
              <w:tab/>
            </w:r>
            <w:r>
              <w:fldChar w:fldCharType="begin"/>
            </w:r>
            <w:r>
              <w:instrText>PAGEREF _Toc1772087931 \h</w:instrText>
            </w:r>
            <w:r>
              <w:fldChar w:fldCharType="separate"/>
            </w:r>
            <w:r w:rsidRPr="00A78828">
              <w:rPr>
                <w:rStyle w:val="Hyperlink"/>
              </w:rPr>
              <w:t>11</w:t>
            </w:r>
            <w:r>
              <w:fldChar w:fldCharType="end"/>
            </w:r>
          </w:hyperlink>
        </w:p>
        <w:p w:rsidR="00A78828" w:rsidP="00A78828" w:rsidRDefault="00A78828" w14:paraId="0FBF3176" w14:textId="14E808B7">
          <w:pPr>
            <w:pStyle w:val="TOC3"/>
            <w:tabs>
              <w:tab w:val="right" w:leader="dot" w:pos="9210"/>
            </w:tabs>
            <w:rPr>
              <w:rStyle w:val="Hyperlink"/>
            </w:rPr>
          </w:pPr>
          <w:hyperlink w:anchor="_Toc1356413319">
            <w:r w:rsidRPr="00A78828">
              <w:rPr>
                <w:rStyle w:val="Hyperlink"/>
              </w:rPr>
              <w:t>3.2.5 visit_occurrence</w:t>
            </w:r>
            <w:r>
              <w:tab/>
            </w:r>
            <w:r>
              <w:fldChar w:fldCharType="begin"/>
            </w:r>
            <w:r>
              <w:instrText>PAGEREF _Toc1356413319 \h</w:instrText>
            </w:r>
            <w:r>
              <w:fldChar w:fldCharType="separate"/>
            </w:r>
            <w:r w:rsidRPr="00A78828">
              <w:rPr>
                <w:rStyle w:val="Hyperlink"/>
              </w:rPr>
              <w:t>11</w:t>
            </w:r>
            <w:r>
              <w:fldChar w:fldCharType="end"/>
            </w:r>
          </w:hyperlink>
        </w:p>
        <w:p w:rsidR="00A78828" w:rsidP="00A78828" w:rsidRDefault="00A78828" w14:paraId="5E24EEA9" w14:textId="42325E35">
          <w:pPr>
            <w:pStyle w:val="TOC3"/>
            <w:tabs>
              <w:tab w:val="right" w:leader="dot" w:pos="9210"/>
            </w:tabs>
            <w:rPr>
              <w:rStyle w:val="Hyperlink"/>
            </w:rPr>
          </w:pPr>
          <w:hyperlink w:anchor="_Toc2126796300">
            <w:r w:rsidRPr="00A78828">
              <w:rPr>
                <w:rStyle w:val="Hyperlink"/>
              </w:rPr>
              <w:t>3.2.6 drug_exposure</w:t>
            </w:r>
            <w:r>
              <w:tab/>
            </w:r>
            <w:r>
              <w:fldChar w:fldCharType="begin"/>
            </w:r>
            <w:r>
              <w:instrText>PAGEREF _Toc2126796300 \h</w:instrText>
            </w:r>
            <w:r>
              <w:fldChar w:fldCharType="separate"/>
            </w:r>
            <w:r w:rsidRPr="00A78828">
              <w:rPr>
                <w:rStyle w:val="Hyperlink"/>
              </w:rPr>
              <w:t>11</w:t>
            </w:r>
            <w:r>
              <w:fldChar w:fldCharType="end"/>
            </w:r>
          </w:hyperlink>
        </w:p>
        <w:p w:rsidR="00A78828" w:rsidP="00A78828" w:rsidRDefault="00A78828" w14:paraId="3F087DF1" w14:textId="45067F3A">
          <w:pPr>
            <w:pStyle w:val="TOC3"/>
            <w:tabs>
              <w:tab w:val="right" w:leader="dot" w:pos="9210"/>
            </w:tabs>
            <w:rPr>
              <w:rStyle w:val="Hyperlink"/>
            </w:rPr>
          </w:pPr>
          <w:hyperlink w:anchor="_Toc1385727299">
            <w:r w:rsidRPr="00A78828">
              <w:rPr>
                <w:rStyle w:val="Hyperlink"/>
              </w:rPr>
              <w:t>3.2.7 procedure_occurrence</w:t>
            </w:r>
            <w:r>
              <w:tab/>
            </w:r>
            <w:r>
              <w:fldChar w:fldCharType="begin"/>
            </w:r>
            <w:r>
              <w:instrText>PAGEREF _Toc1385727299 \h</w:instrText>
            </w:r>
            <w:r>
              <w:fldChar w:fldCharType="separate"/>
            </w:r>
            <w:r w:rsidRPr="00A78828">
              <w:rPr>
                <w:rStyle w:val="Hyperlink"/>
              </w:rPr>
              <w:t>12</w:t>
            </w:r>
            <w:r>
              <w:fldChar w:fldCharType="end"/>
            </w:r>
          </w:hyperlink>
        </w:p>
        <w:p w:rsidR="00A78828" w:rsidP="00A78828" w:rsidRDefault="00A78828" w14:paraId="276A0EF3" w14:textId="1BBFB072">
          <w:pPr>
            <w:pStyle w:val="TOC3"/>
            <w:tabs>
              <w:tab w:val="right" w:leader="dot" w:pos="9210"/>
            </w:tabs>
            <w:rPr>
              <w:rStyle w:val="Hyperlink"/>
            </w:rPr>
          </w:pPr>
          <w:hyperlink w:anchor="_Toc1779217624">
            <w:r w:rsidRPr="00A78828">
              <w:rPr>
                <w:rStyle w:val="Hyperlink"/>
              </w:rPr>
              <w:t>3.2.8 measurement</w:t>
            </w:r>
            <w:r>
              <w:tab/>
            </w:r>
            <w:r>
              <w:fldChar w:fldCharType="begin"/>
            </w:r>
            <w:r>
              <w:instrText>PAGEREF _Toc1779217624 \h</w:instrText>
            </w:r>
            <w:r>
              <w:fldChar w:fldCharType="separate"/>
            </w:r>
            <w:r w:rsidRPr="00A78828">
              <w:rPr>
                <w:rStyle w:val="Hyperlink"/>
              </w:rPr>
              <w:t>12</w:t>
            </w:r>
            <w:r>
              <w:fldChar w:fldCharType="end"/>
            </w:r>
          </w:hyperlink>
        </w:p>
        <w:p w:rsidR="00A78828" w:rsidP="00A78828" w:rsidRDefault="00A78828" w14:paraId="621F2412" w14:textId="0BC8117D">
          <w:pPr>
            <w:pStyle w:val="TOC3"/>
            <w:tabs>
              <w:tab w:val="right" w:leader="dot" w:pos="9210"/>
            </w:tabs>
            <w:rPr>
              <w:rStyle w:val="Hyperlink"/>
            </w:rPr>
          </w:pPr>
          <w:hyperlink w:anchor="_Toc607580395">
            <w:r w:rsidRPr="00A78828">
              <w:rPr>
                <w:rStyle w:val="Hyperlink"/>
              </w:rPr>
              <w:t>3.2.9 observation</w:t>
            </w:r>
            <w:r>
              <w:tab/>
            </w:r>
            <w:r>
              <w:fldChar w:fldCharType="begin"/>
            </w:r>
            <w:r>
              <w:instrText>PAGEREF _Toc607580395 \h</w:instrText>
            </w:r>
            <w:r>
              <w:fldChar w:fldCharType="separate"/>
            </w:r>
            <w:r w:rsidRPr="00A78828">
              <w:rPr>
                <w:rStyle w:val="Hyperlink"/>
              </w:rPr>
              <w:t>14</w:t>
            </w:r>
            <w:r>
              <w:fldChar w:fldCharType="end"/>
            </w:r>
          </w:hyperlink>
        </w:p>
        <w:p w:rsidR="00A78828" w:rsidP="00A78828" w:rsidRDefault="00A78828" w14:paraId="1EF54EEE" w14:textId="634B746E">
          <w:pPr>
            <w:pStyle w:val="TOC3"/>
            <w:tabs>
              <w:tab w:val="right" w:leader="dot" w:pos="9210"/>
            </w:tabs>
            <w:rPr>
              <w:rStyle w:val="Hyperlink"/>
            </w:rPr>
          </w:pPr>
          <w:hyperlink w:anchor="_Toc1838555067">
            <w:r w:rsidRPr="00A78828">
              <w:rPr>
                <w:rStyle w:val="Hyperlink"/>
              </w:rPr>
              <w:t>3.2.10 episode</w:t>
            </w:r>
            <w:r>
              <w:tab/>
            </w:r>
            <w:r>
              <w:fldChar w:fldCharType="begin"/>
            </w:r>
            <w:r>
              <w:instrText>PAGEREF _Toc1838555067 \h</w:instrText>
            </w:r>
            <w:r>
              <w:fldChar w:fldCharType="separate"/>
            </w:r>
            <w:r w:rsidRPr="00A78828">
              <w:rPr>
                <w:rStyle w:val="Hyperlink"/>
              </w:rPr>
              <w:t>14</w:t>
            </w:r>
            <w:r>
              <w:fldChar w:fldCharType="end"/>
            </w:r>
          </w:hyperlink>
        </w:p>
        <w:p w:rsidR="00A78828" w:rsidP="00A78828" w:rsidRDefault="00A78828" w14:paraId="1DD5B894" w14:textId="15186B4C">
          <w:pPr>
            <w:pStyle w:val="TOC3"/>
            <w:tabs>
              <w:tab w:val="right" w:leader="dot" w:pos="9210"/>
            </w:tabs>
            <w:rPr>
              <w:rStyle w:val="Hyperlink"/>
            </w:rPr>
          </w:pPr>
          <w:hyperlink w:anchor="_Toc1030335494">
            <w:r w:rsidRPr="00A78828">
              <w:rPr>
                <w:rStyle w:val="Hyperlink"/>
              </w:rPr>
              <w:t>3.2.11 episode_event</w:t>
            </w:r>
            <w:r>
              <w:tab/>
            </w:r>
            <w:r>
              <w:fldChar w:fldCharType="begin"/>
            </w:r>
            <w:r>
              <w:instrText>PAGEREF _Toc1030335494 \h</w:instrText>
            </w:r>
            <w:r>
              <w:fldChar w:fldCharType="separate"/>
            </w:r>
            <w:r w:rsidRPr="00A78828">
              <w:rPr>
                <w:rStyle w:val="Hyperlink"/>
              </w:rPr>
              <w:t>16</w:t>
            </w:r>
            <w:r>
              <w:fldChar w:fldCharType="end"/>
            </w:r>
          </w:hyperlink>
        </w:p>
        <w:p w:rsidR="00A78828" w:rsidP="00A78828" w:rsidRDefault="00A78828" w14:paraId="73659242" w14:textId="557DD98A">
          <w:pPr>
            <w:pStyle w:val="TOC2"/>
            <w:tabs>
              <w:tab w:val="right" w:leader="dot" w:pos="9210"/>
            </w:tabs>
            <w:rPr>
              <w:rStyle w:val="Hyperlink"/>
            </w:rPr>
          </w:pPr>
          <w:hyperlink w:anchor="_Toc788065385">
            <w:r w:rsidRPr="00A78828">
              <w:rPr>
                <w:rStyle w:val="Hyperlink"/>
              </w:rPr>
              <w:t>3.3 Example Patient Trajectory</w:t>
            </w:r>
            <w:r>
              <w:tab/>
            </w:r>
            <w:r>
              <w:fldChar w:fldCharType="begin"/>
            </w:r>
            <w:r>
              <w:instrText>PAGEREF _Toc788065385 \h</w:instrText>
            </w:r>
            <w:r>
              <w:fldChar w:fldCharType="separate"/>
            </w:r>
            <w:r w:rsidRPr="00A78828">
              <w:rPr>
                <w:rStyle w:val="Hyperlink"/>
              </w:rPr>
              <w:t>17</w:t>
            </w:r>
            <w:r>
              <w:fldChar w:fldCharType="end"/>
            </w:r>
          </w:hyperlink>
        </w:p>
        <w:p w:rsidR="00A78828" w:rsidP="00A78828" w:rsidRDefault="00A78828" w14:paraId="1DA846C5" w14:textId="78E238D1">
          <w:pPr>
            <w:pStyle w:val="TOC1"/>
            <w:tabs>
              <w:tab w:val="left" w:pos="480"/>
              <w:tab w:val="right" w:leader="dot" w:pos="9210"/>
            </w:tabs>
            <w:rPr>
              <w:rStyle w:val="Hyperlink"/>
            </w:rPr>
          </w:pPr>
          <w:hyperlink w:anchor="_Toc890105060">
            <w:r w:rsidRPr="00A78828">
              <w:rPr>
                <w:rStyle w:val="Hyperlink"/>
              </w:rPr>
              <w:t>4.</w:t>
            </w:r>
            <w:r>
              <w:tab/>
            </w:r>
            <w:r w:rsidRPr="00A78828">
              <w:rPr>
                <w:rStyle w:val="Hyperlink"/>
              </w:rPr>
              <w:t>Further Mapping Conventions</w:t>
            </w:r>
            <w:r>
              <w:tab/>
            </w:r>
            <w:r>
              <w:fldChar w:fldCharType="begin"/>
            </w:r>
            <w:r>
              <w:instrText>PAGEREF _Toc890105060 \h</w:instrText>
            </w:r>
            <w:r>
              <w:fldChar w:fldCharType="separate"/>
            </w:r>
            <w:r w:rsidRPr="00A78828">
              <w:rPr>
                <w:rStyle w:val="Hyperlink"/>
              </w:rPr>
              <w:t>18</w:t>
            </w:r>
            <w:r>
              <w:fldChar w:fldCharType="end"/>
            </w:r>
          </w:hyperlink>
        </w:p>
        <w:p w:rsidR="00A78828" w:rsidP="00A78828" w:rsidRDefault="00A78828" w14:paraId="1DC12A23" w14:textId="58DBF20C">
          <w:pPr>
            <w:pStyle w:val="TOC2"/>
            <w:tabs>
              <w:tab w:val="right" w:leader="dot" w:pos="9210"/>
            </w:tabs>
            <w:rPr>
              <w:rStyle w:val="Hyperlink"/>
            </w:rPr>
          </w:pPr>
          <w:hyperlink w:anchor="_Toc1909201055">
            <w:r w:rsidRPr="00A78828">
              <w:rPr>
                <w:rStyle w:val="Hyperlink"/>
              </w:rPr>
              <w:t>4.1 Date and Datetime</w:t>
            </w:r>
            <w:r>
              <w:tab/>
            </w:r>
            <w:r>
              <w:fldChar w:fldCharType="begin"/>
            </w:r>
            <w:r>
              <w:instrText>PAGEREF _Toc1909201055 \h</w:instrText>
            </w:r>
            <w:r>
              <w:fldChar w:fldCharType="separate"/>
            </w:r>
            <w:r w:rsidRPr="00A78828">
              <w:rPr>
                <w:rStyle w:val="Hyperlink"/>
              </w:rPr>
              <w:t>19</w:t>
            </w:r>
            <w:r>
              <w:fldChar w:fldCharType="end"/>
            </w:r>
          </w:hyperlink>
        </w:p>
        <w:p w:rsidR="00A78828" w:rsidP="00A78828" w:rsidRDefault="00A78828" w14:paraId="5F071B7D" w14:textId="2F22E4FE">
          <w:pPr>
            <w:pStyle w:val="TOC2"/>
            <w:tabs>
              <w:tab w:val="right" w:leader="dot" w:pos="9210"/>
            </w:tabs>
            <w:rPr>
              <w:rStyle w:val="Hyperlink"/>
            </w:rPr>
          </w:pPr>
          <w:hyperlink w:anchor="_Toc1111433375">
            <w:r w:rsidRPr="00A78828">
              <w:rPr>
                <w:rStyle w:val="Hyperlink"/>
              </w:rPr>
              <w:t>4.2 CDM Source</w:t>
            </w:r>
            <w:r>
              <w:tab/>
            </w:r>
            <w:r>
              <w:fldChar w:fldCharType="begin"/>
            </w:r>
            <w:r>
              <w:instrText>PAGEREF _Toc1111433375 \h</w:instrText>
            </w:r>
            <w:r>
              <w:fldChar w:fldCharType="separate"/>
            </w:r>
            <w:r w:rsidRPr="00A78828">
              <w:rPr>
                <w:rStyle w:val="Hyperlink"/>
              </w:rPr>
              <w:t>19</w:t>
            </w:r>
            <w:r>
              <w:fldChar w:fldCharType="end"/>
            </w:r>
          </w:hyperlink>
        </w:p>
        <w:p w:rsidR="00A78828" w:rsidP="00A78828" w:rsidRDefault="00A78828" w14:paraId="50CD8289" w14:textId="0C9CEC52">
          <w:pPr>
            <w:pStyle w:val="TOC2"/>
            <w:tabs>
              <w:tab w:val="right" w:leader="dot" w:pos="9210"/>
            </w:tabs>
            <w:rPr>
              <w:rStyle w:val="Hyperlink"/>
            </w:rPr>
          </w:pPr>
          <w:hyperlink w:anchor="_Toc617907959">
            <w:r w:rsidRPr="00A78828">
              <w:rPr>
                <w:rStyle w:val="Hyperlink"/>
              </w:rPr>
              <w:t>4.3 Death Table</w:t>
            </w:r>
            <w:r>
              <w:tab/>
            </w:r>
            <w:r>
              <w:fldChar w:fldCharType="begin"/>
            </w:r>
            <w:r>
              <w:instrText>PAGEREF _Toc617907959 \h</w:instrText>
            </w:r>
            <w:r>
              <w:fldChar w:fldCharType="separate"/>
            </w:r>
            <w:r w:rsidRPr="00A78828">
              <w:rPr>
                <w:rStyle w:val="Hyperlink"/>
              </w:rPr>
              <w:t>19</w:t>
            </w:r>
            <w:r>
              <w:fldChar w:fldCharType="end"/>
            </w:r>
          </w:hyperlink>
        </w:p>
        <w:p w:rsidR="00A78828" w:rsidP="00A78828" w:rsidRDefault="00A78828" w14:paraId="00210D82" w14:textId="31FF3731">
          <w:pPr>
            <w:pStyle w:val="TOC2"/>
            <w:tabs>
              <w:tab w:val="right" w:leader="dot" w:pos="9210"/>
            </w:tabs>
            <w:rPr>
              <w:rStyle w:val="Hyperlink"/>
            </w:rPr>
          </w:pPr>
          <w:hyperlink w:anchor="_Toc580267240">
            <w:r w:rsidRPr="00A78828">
              <w:rPr>
                <w:rStyle w:val="Hyperlink"/>
              </w:rPr>
              <w:t>4.4 _type_concept_id</w:t>
            </w:r>
            <w:r>
              <w:tab/>
            </w:r>
            <w:r>
              <w:fldChar w:fldCharType="begin"/>
            </w:r>
            <w:r>
              <w:instrText>PAGEREF _Toc580267240 \h</w:instrText>
            </w:r>
            <w:r>
              <w:fldChar w:fldCharType="separate"/>
            </w:r>
            <w:r w:rsidRPr="00A78828">
              <w:rPr>
                <w:rStyle w:val="Hyperlink"/>
              </w:rPr>
              <w:t>19</w:t>
            </w:r>
            <w:r>
              <w:fldChar w:fldCharType="end"/>
            </w:r>
          </w:hyperlink>
        </w:p>
        <w:p w:rsidR="00A78828" w:rsidP="00A78828" w:rsidRDefault="00A78828" w14:paraId="3DC70A48" w14:textId="7A6B6C20">
          <w:pPr>
            <w:pStyle w:val="TOC1"/>
            <w:tabs>
              <w:tab w:val="left" w:pos="480"/>
              <w:tab w:val="right" w:leader="dot" w:pos="9210"/>
            </w:tabs>
            <w:rPr>
              <w:rStyle w:val="Hyperlink"/>
            </w:rPr>
          </w:pPr>
          <w:hyperlink w:anchor="_Toc841597785">
            <w:r w:rsidRPr="00A78828">
              <w:rPr>
                <w:rStyle w:val="Hyperlink"/>
              </w:rPr>
              <w:t>5.</w:t>
            </w:r>
            <w:r>
              <w:tab/>
            </w:r>
            <w:r w:rsidRPr="00A78828">
              <w:rPr>
                <w:rStyle w:val="Hyperlink"/>
              </w:rPr>
              <w:t>Key Concepts</w:t>
            </w:r>
            <w:r>
              <w:tab/>
            </w:r>
            <w:r>
              <w:fldChar w:fldCharType="begin"/>
            </w:r>
            <w:r>
              <w:instrText>PAGEREF _Toc841597785 \h</w:instrText>
            </w:r>
            <w:r>
              <w:fldChar w:fldCharType="separate"/>
            </w:r>
            <w:r w:rsidRPr="00A78828">
              <w:rPr>
                <w:rStyle w:val="Hyperlink"/>
              </w:rPr>
              <w:t>21</w:t>
            </w:r>
            <w:r>
              <w:fldChar w:fldCharType="end"/>
            </w:r>
          </w:hyperlink>
        </w:p>
        <w:p w:rsidR="00A78828" w:rsidP="00A78828" w:rsidRDefault="00A78828" w14:paraId="671B1AC1" w14:textId="44FF6CBC">
          <w:pPr>
            <w:pStyle w:val="TOC3"/>
            <w:tabs>
              <w:tab w:val="right" w:leader="dot" w:pos="9210"/>
            </w:tabs>
            <w:rPr>
              <w:rStyle w:val="Hyperlink"/>
            </w:rPr>
          </w:pPr>
          <w:hyperlink w:anchor="_Toc1529740763">
            <w:r w:rsidRPr="00A78828">
              <w:rPr>
                <w:rStyle w:val="Hyperlink"/>
              </w:rPr>
              <w:t>Key drug concepts</w:t>
            </w:r>
            <w:r>
              <w:tab/>
            </w:r>
            <w:r>
              <w:fldChar w:fldCharType="begin"/>
            </w:r>
            <w:r>
              <w:instrText>PAGEREF _Toc1529740763 \h</w:instrText>
            </w:r>
            <w:r>
              <w:fldChar w:fldCharType="separate"/>
            </w:r>
            <w:r w:rsidRPr="00A78828">
              <w:rPr>
                <w:rStyle w:val="Hyperlink"/>
              </w:rPr>
              <w:t>21</w:t>
            </w:r>
            <w:r>
              <w:fldChar w:fldCharType="end"/>
            </w:r>
          </w:hyperlink>
        </w:p>
        <w:p w:rsidR="00A78828" w:rsidP="00A78828" w:rsidRDefault="00A78828" w14:paraId="10EEA890" w14:textId="35DB0F99">
          <w:pPr>
            <w:pStyle w:val="TOC3"/>
            <w:tabs>
              <w:tab w:val="right" w:leader="dot" w:pos="9210"/>
            </w:tabs>
            <w:rPr>
              <w:rStyle w:val="Hyperlink"/>
            </w:rPr>
          </w:pPr>
          <w:hyperlink w:anchor="_Toc277046779">
            <w:r w:rsidRPr="00A78828">
              <w:rPr>
                <w:rStyle w:val="Hyperlink"/>
              </w:rPr>
              <w:t>Key procedure concepts</w:t>
            </w:r>
            <w:r>
              <w:tab/>
            </w:r>
            <w:r>
              <w:fldChar w:fldCharType="begin"/>
            </w:r>
            <w:r>
              <w:instrText>PAGEREF _Toc277046779 \h</w:instrText>
            </w:r>
            <w:r>
              <w:fldChar w:fldCharType="separate"/>
            </w:r>
            <w:r w:rsidRPr="00A78828">
              <w:rPr>
                <w:rStyle w:val="Hyperlink"/>
              </w:rPr>
              <w:t>21</w:t>
            </w:r>
            <w:r>
              <w:fldChar w:fldCharType="end"/>
            </w:r>
          </w:hyperlink>
        </w:p>
        <w:p w:rsidR="00A78828" w:rsidP="00A78828" w:rsidRDefault="00A78828" w14:paraId="67531A62" w14:textId="459B60D3">
          <w:pPr>
            <w:pStyle w:val="TOC3"/>
            <w:tabs>
              <w:tab w:val="right" w:leader="dot" w:pos="9210"/>
            </w:tabs>
            <w:rPr>
              <w:rStyle w:val="Hyperlink"/>
            </w:rPr>
          </w:pPr>
          <w:hyperlink w:anchor="_Toc108466732">
            <w:r w:rsidRPr="00A78828">
              <w:rPr>
                <w:rStyle w:val="Hyperlink"/>
              </w:rPr>
              <w:t>Key measurement concepts</w:t>
            </w:r>
            <w:r>
              <w:tab/>
            </w:r>
            <w:r>
              <w:fldChar w:fldCharType="begin"/>
            </w:r>
            <w:r>
              <w:instrText>PAGEREF _Toc108466732 \h</w:instrText>
            </w:r>
            <w:r>
              <w:fldChar w:fldCharType="separate"/>
            </w:r>
            <w:r w:rsidRPr="00A78828">
              <w:rPr>
                <w:rStyle w:val="Hyperlink"/>
              </w:rPr>
              <w:t>21</w:t>
            </w:r>
            <w:r>
              <w:fldChar w:fldCharType="end"/>
            </w:r>
          </w:hyperlink>
        </w:p>
        <w:p w:rsidR="00A78828" w:rsidP="00A78828" w:rsidRDefault="00A78828" w14:paraId="78539BBD" w14:textId="3C95721F">
          <w:pPr>
            <w:pStyle w:val="TOC3"/>
            <w:tabs>
              <w:tab w:val="right" w:leader="dot" w:pos="9210"/>
            </w:tabs>
            <w:rPr>
              <w:rStyle w:val="Hyperlink"/>
            </w:rPr>
          </w:pPr>
          <w:hyperlink w:anchor="_Toc52446735">
            <w:r w:rsidRPr="00A78828">
              <w:rPr>
                <w:rStyle w:val="Hyperlink"/>
              </w:rPr>
              <w:t>Key observation concepts</w:t>
            </w:r>
            <w:r>
              <w:tab/>
            </w:r>
            <w:r>
              <w:fldChar w:fldCharType="begin"/>
            </w:r>
            <w:r>
              <w:instrText>PAGEREF _Toc52446735 \h</w:instrText>
            </w:r>
            <w:r>
              <w:fldChar w:fldCharType="separate"/>
            </w:r>
            <w:r w:rsidRPr="00A78828">
              <w:rPr>
                <w:rStyle w:val="Hyperlink"/>
              </w:rPr>
              <w:t>22</w:t>
            </w:r>
            <w:r>
              <w:fldChar w:fldCharType="end"/>
            </w:r>
          </w:hyperlink>
          <w:r>
            <w:fldChar w:fldCharType="end"/>
          </w:r>
        </w:p>
      </w:sdtContent>
    </w:sdt>
    <w:p w:rsidR="00C04CAC" w:rsidRDefault="00C04CAC" w14:paraId="3A0FF5F2" w14:textId="77777777"/>
    <w:p w:rsidR="00C04CAC" w:rsidRDefault="00C04CAC" w14:paraId="5630AD66" w14:textId="77777777">
      <w:pPr>
        <w:spacing w:line="240" w:lineRule="auto"/>
        <w:rPr>
          <w:sz w:val="32"/>
          <w:szCs w:val="32"/>
        </w:rPr>
      </w:pPr>
    </w:p>
    <w:p w:rsidR="00C04CAC" w:rsidRDefault="00D60ADC" w14:paraId="61829076" w14:textId="77777777">
      <w:pPr>
        <w:spacing w:line="240" w:lineRule="auto"/>
        <w:rPr>
          <w:b/>
          <w:bCs/>
        </w:rPr>
      </w:pPr>
      <w:r>
        <w:br w:type="page"/>
      </w:r>
    </w:p>
    <w:p w:rsidR="00C04CAC" w:rsidRDefault="604EC3C7" w14:paraId="3E7A9F1C" w14:textId="77777777">
      <w:pPr>
        <w:pStyle w:val="Heading1"/>
        <w:numPr>
          <w:ilvl w:val="0"/>
          <w:numId w:val="12"/>
        </w:numPr>
        <w:rPr>
          <w:b/>
          <w:bCs/>
          <w:color w:val="25315D"/>
        </w:rPr>
      </w:pPr>
      <w:bookmarkStart w:name="_Toc576137990" w:id="0"/>
      <w:r w:rsidRPr="00A78828">
        <w:rPr>
          <w:b/>
          <w:bCs/>
          <w:color w:val="25315D"/>
        </w:rPr>
        <w:t>Introduction</w:t>
      </w:r>
      <w:bookmarkEnd w:id="0"/>
    </w:p>
    <w:p w:rsidR="00C04CAC" w:rsidRDefault="604EC3C7" w14:paraId="2E0CA147" w14:textId="77777777">
      <w:pPr>
        <w:pStyle w:val="Heading2"/>
        <w:rPr>
          <w:b/>
          <w:bCs/>
        </w:rPr>
      </w:pPr>
      <w:bookmarkStart w:name="_Toc2144350035" w:id="1"/>
      <w:r w:rsidRPr="00A78828">
        <w:rPr>
          <w:b/>
          <w:bCs/>
        </w:rPr>
        <w:t>1.1 OMOP CDM Version</w:t>
      </w:r>
      <w:bookmarkEnd w:id="1"/>
    </w:p>
    <w:p w:rsidR="00C04CAC" w:rsidP="00A78828" w:rsidRDefault="604EC3C7" w14:paraId="4A93F0F9" w14:textId="77777777">
      <w:pPr>
        <w:widowControl w:val="0"/>
        <w:shd w:val="clear" w:color="auto" w:fill="FFFFFF" w:themeFill="background1"/>
        <w:spacing w:before="240" w:line="360" w:lineRule="auto"/>
        <w:jc w:val="both"/>
      </w:pPr>
      <w:r>
        <w:t>CERTAINTY datasets will be converted to OMOP CDM version 5.4. Please, see the specifications </w:t>
      </w:r>
      <w:hyperlink r:id="rId12">
        <w:r w:rsidRPr="00A78828">
          <w:rPr>
            <w:color w:val="0000FF"/>
            <w:u w:val="single"/>
          </w:rPr>
          <w:t>here</w:t>
        </w:r>
      </w:hyperlink>
      <w:r>
        <w:t>. The zipped folder containing the files to instantiate the CDM tables for all supported SQL dialects is available </w:t>
      </w:r>
      <w:hyperlink r:id="rId13">
        <w:r w:rsidRPr="00A78828">
          <w:rPr>
            <w:color w:val="0000FF"/>
            <w:u w:val="single"/>
          </w:rPr>
          <w:t>here</w:t>
        </w:r>
      </w:hyperlink>
      <w:r>
        <w:t xml:space="preserve">. In case any dataset has already been mapped to OMOP version 5.3.1, the changes from version 5.3 to version 5.4 can be found </w:t>
      </w:r>
      <w:hyperlink r:id="rId14">
        <w:r w:rsidRPr="00A78828">
          <w:rPr>
            <w:color w:val="0000FF"/>
            <w:u w:val="single"/>
          </w:rPr>
          <w:t>here</w:t>
        </w:r>
      </w:hyperlink>
      <w:r>
        <w:t xml:space="preserve">. </w:t>
      </w:r>
    </w:p>
    <w:p w:rsidR="00C04CAC" w:rsidRDefault="604EC3C7" w14:paraId="2B41C880" w14:textId="77777777">
      <w:pPr>
        <w:pStyle w:val="Heading1"/>
        <w:numPr>
          <w:ilvl w:val="0"/>
          <w:numId w:val="12"/>
        </w:numPr>
        <w:spacing w:line="360" w:lineRule="auto"/>
        <w:rPr>
          <w:b/>
          <w:bCs/>
          <w:color w:val="25315D"/>
        </w:rPr>
      </w:pPr>
      <w:bookmarkStart w:name="_Toc1027679732" w:id="2"/>
      <w:r w:rsidRPr="00A78828">
        <w:rPr>
          <w:b/>
          <w:bCs/>
          <w:color w:val="25315D"/>
        </w:rPr>
        <w:t>Semantic Mapping</w:t>
      </w:r>
      <w:bookmarkEnd w:id="2"/>
    </w:p>
    <w:p w:rsidR="00C04CAC" w:rsidP="00A78828" w:rsidRDefault="604EC3C7" w14:paraId="33259F60" w14:textId="77777777">
      <w:pPr>
        <w:pStyle w:val="Heading2"/>
        <w:widowControl w:val="0"/>
        <w:spacing w:after="240" w:line="360" w:lineRule="auto"/>
        <w:rPr>
          <w:b/>
          <w:bCs/>
        </w:rPr>
      </w:pPr>
      <w:bookmarkStart w:name="_Toc217063289" w:id="3"/>
      <w:r w:rsidRPr="00A78828">
        <w:rPr>
          <w:b/>
          <w:bCs/>
        </w:rPr>
        <w:t>2.1 Standard Concepts and Vocabularies</w:t>
      </w:r>
      <w:bookmarkEnd w:id="3"/>
    </w:p>
    <w:p w:rsidR="00C04CAC" w:rsidRDefault="00D60ADC" w14:paraId="08A3F1DE" w14:textId="77777777">
      <w:pPr>
        <w:widowControl w:val="0"/>
        <w:spacing w:after="200" w:line="360" w:lineRule="auto"/>
        <w:jc w:val="both"/>
        <w:rPr>
          <w:highlight w:val="white"/>
        </w:rPr>
      </w:pPr>
      <w:r>
        <w:rPr>
          <w:highlight w:val="white"/>
        </w:rPr>
        <w:t>Terms found in the source data are mapped to concepts in the OMOP standard vocabularies to achieve semantic interoperability. The latest version of the OMOP vocabularies can be downloaded from </w:t>
      </w:r>
      <w:hyperlink r:id="rId15">
        <w:r>
          <w:rPr>
            <w:color w:val="0000FF"/>
            <w:highlight w:val="white"/>
            <w:u w:val="single"/>
          </w:rPr>
          <w:t>Athena</w:t>
        </w:r>
      </w:hyperlink>
      <w:r>
        <w:rPr>
          <w:highlight w:val="white"/>
        </w:rPr>
        <w:t>. In most cases, a mapping to a standard concept with the same meaning as the source term can be made. If no standard concepts that appropriately represent the source meaning are available, then the source term is mapped to a non-standard concept. In case no non-standard concepts match the source term, the solution is to create a custom ‘CERTAINTY’ concept.</w:t>
      </w:r>
    </w:p>
    <w:p w:rsidR="00C04CAC" w:rsidRDefault="00D60ADC" w14:paraId="2BCA93CD" w14:textId="77777777">
      <w:pPr>
        <w:widowControl w:val="0"/>
        <w:spacing w:line="360" w:lineRule="auto"/>
        <w:jc w:val="both"/>
        <w:rPr>
          <w:highlight w:val="white"/>
        </w:rPr>
      </w:pPr>
      <w:r>
        <w:rPr>
          <w:highlight w:val="white"/>
        </w:rPr>
        <w:t xml:space="preserve">To summarise, three options for semantic mapping can be followed, in decreasing order of priority: </w:t>
      </w:r>
    </w:p>
    <w:p w:rsidR="00C04CAC" w:rsidRDefault="00D60ADC" w14:paraId="4947D308" w14:textId="77777777">
      <w:pPr>
        <w:widowControl w:val="0"/>
        <w:numPr>
          <w:ilvl w:val="0"/>
          <w:numId w:val="15"/>
        </w:numPr>
        <w:spacing w:line="360" w:lineRule="auto"/>
        <w:jc w:val="both"/>
        <w:rPr>
          <w:highlight w:val="white"/>
        </w:rPr>
      </w:pPr>
      <w:r>
        <w:rPr>
          <w:highlight w:val="white"/>
        </w:rPr>
        <w:t xml:space="preserve">Mapping to a standard concept. These concepts are flagged with an ‘S’ in the </w:t>
      </w:r>
      <w:proofErr w:type="spellStart"/>
      <w:r>
        <w:rPr>
          <w:i/>
          <w:iCs/>
          <w:highlight w:val="white"/>
        </w:rPr>
        <w:t>standard_concept_id</w:t>
      </w:r>
      <w:proofErr w:type="spellEnd"/>
      <w:r>
        <w:rPr>
          <w:highlight w:val="white"/>
        </w:rPr>
        <w:t xml:space="preserve"> field from the concept table.  </w:t>
      </w:r>
    </w:p>
    <w:p w:rsidR="00C04CAC" w:rsidRDefault="00D60ADC" w14:paraId="2E871E78" w14:textId="77777777">
      <w:pPr>
        <w:widowControl w:val="0"/>
        <w:numPr>
          <w:ilvl w:val="0"/>
          <w:numId w:val="15"/>
        </w:numPr>
        <w:spacing w:line="360" w:lineRule="auto"/>
        <w:jc w:val="both"/>
        <w:rPr>
          <w:highlight w:val="white"/>
        </w:rPr>
      </w:pPr>
      <w:r>
        <w:rPr>
          <w:highlight w:val="white"/>
        </w:rPr>
        <w:t xml:space="preserve">Mapping to a non-standard concept. </w:t>
      </w:r>
    </w:p>
    <w:p w:rsidR="00C04CAC" w:rsidRDefault="00D60ADC" w14:paraId="6BD32EFB" w14:textId="77777777">
      <w:pPr>
        <w:widowControl w:val="0"/>
        <w:numPr>
          <w:ilvl w:val="0"/>
          <w:numId w:val="15"/>
        </w:numPr>
        <w:spacing w:after="200" w:line="360" w:lineRule="auto"/>
        <w:jc w:val="both"/>
        <w:rPr>
          <w:highlight w:val="white"/>
        </w:rPr>
      </w:pPr>
      <w:r>
        <w:rPr>
          <w:highlight w:val="white"/>
        </w:rPr>
        <w:t xml:space="preserve">Mapping to an existing custom CERTAINTY concept or create a new one. </w:t>
      </w:r>
    </w:p>
    <w:p w:rsidR="00C04CAC" w:rsidRDefault="00D60ADC" w14:paraId="7A138776" w14:textId="77777777">
      <w:pPr>
        <w:widowControl w:val="0"/>
        <w:shd w:val="clear" w:color="auto" w:fill="FFFFFF"/>
        <w:spacing w:line="360" w:lineRule="auto"/>
        <w:jc w:val="both"/>
        <w:rPr>
          <w:highlight w:val="white"/>
        </w:rPr>
      </w:pPr>
      <w:r>
        <w:rPr>
          <w:b/>
          <w:bCs/>
          <w:highlight w:val="white"/>
          <w:u w:val="single"/>
        </w:rPr>
        <w:t xml:space="preserve">Additional notes: </w:t>
      </w:r>
      <w:r>
        <w:rPr>
          <w:highlight w:val="white"/>
        </w:rPr>
        <w:t xml:space="preserve"> </w:t>
      </w:r>
    </w:p>
    <w:p w:rsidR="00C04CAC" w:rsidRDefault="00D60ADC" w14:paraId="6EF89227" w14:textId="614CB308">
      <w:pPr>
        <w:widowControl w:val="0"/>
        <w:numPr>
          <w:ilvl w:val="0"/>
          <w:numId w:val="4"/>
        </w:numPr>
        <w:spacing w:after="200" w:line="360" w:lineRule="auto"/>
        <w:ind w:left="1080"/>
        <w:jc w:val="both"/>
        <w:rPr>
          <w:highlight w:val="white"/>
        </w:rPr>
      </w:pPr>
      <w:r w:rsidRPr="63A4DFC5">
        <w:rPr>
          <w:highlight w:val="white"/>
        </w:rPr>
        <w:t>In the person table: Set variables “</w:t>
      </w:r>
      <w:r w:rsidRPr="63A4DFC5" w:rsidR="00034518">
        <w:rPr>
          <w:highlight w:val="white"/>
        </w:rPr>
        <w:t>e</w:t>
      </w:r>
      <w:r w:rsidRPr="63A4DFC5">
        <w:rPr>
          <w:highlight w:val="white"/>
        </w:rPr>
        <w:t>thnicity</w:t>
      </w:r>
      <w:r w:rsidRPr="63A4DFC5" w:rsidR="00034518">
        <w:rPr>
          <w:highlight w:val="white"/>
        </w:rPr>
        <w:t>_concept_id</w:t>
      </w:r>
      <w:r w:rsidRPr="63A4DFC5">
        <w:rPr>
          <w:highlight w:val="white"/>
        </w:rPr>
        <w:t>” and “</w:t>
      </w:r>
      <w:r w:rsidRPr="63A4DFC5" w:rsidR="00034518">
        <w:rPr>
          <w:highlight w:val="white"/>
        </w:rPr>
        <w:t>r</w:t>
      </w:r>
      <w:r w:rsidRPr="63A4DFC5">
        <w:rPr>
          <w:highlight w:val="white"/>
        </w:rPr>
        <w:t>ace</w:t>
      </w:r>
      <w:r w:rsidRPr="63A4DFC5" w:rsidR="00034518">
        <w:rPr>
          <w:highlight w:val="white"/>
        </w:rPr>
        <w:t>_concept_id</w:t>
      </w:r>
      <w:r w:rsidRPr="63A4DFC5">
        <w:rPr>
          <w:highlight w:val="white"/>
        </w:rPr>
        <w:t>” to “0”, if not collected.</w:t>
      </w:r>
    </w:p>
    <w:p w:rsidR="00C04CAC" w:rsidP="00A78828" w:rsidRDefault="604EC3C7" w14:paraId="08D4842C" w14:textId="77777777">
      <w:pPr>
        <w:pStyle w:val="Heading2"/>
        <w:widowControl w:val="0"/>
        <w:spacing w:after="240" w:line="360" w:lineRule="auto"/>
        <w:rPr>
          <w:b/>
          <w:bCs/>
        </w:rPr>
      </w:pPr>
      <w:bookmarkStart w:name="_Toc320601063" w:id="4"/>
      <w:r w:rsidRPr="00A78828">
        <w:rPr>
          <w:b/>
          <w:bCs/>
        </w:rPr>
        <w:t>2.2 Custom Vocabulary</w:t>
      </w:r>
      <w:bookmarkEnd w:id="4"/>
    </w:p>
    <w:p w:rsidR="00C04CAC" w:rsidRDefault="00D60ADC" w14:paraId="375B677D" w14:textId="77777777">
      <w:pPr>
        <w:shd w:val="clear" w:color="auto" w:fill="FFFFFF"/>
        <w:spacing w:line="360" w:lineRule="auto"/>
        <w:jc w:val="both"/>
      </w:pPr>
      <w:r>
        <w:t>Whenever appropriate concepts are missing in the OMOP vocabularies, custom CERTAINTY concepts are used. They will be collected in a master file shared within CERTAINTY (</w:t>
      </w:r>
      <w:hyperlink r:id="rId16">
        <w:r>
          <w:rPr>
            <w:color w:val="0000FF"/>
            <w:u w:val="single"/>
          </w:rPr>
          <w:t>OMOP_codebook</w:t>
        </w:r>
      </w:hyperlink>
      <w:r>
        <w:t xml:space="preserve">, CERTAINTY_custom_concepts_template.xlsx). </w:t>
      </w:r>
    </w:p>
    <w:p w:rsidR="00C04CAC" w:rsidRDefault="00D60ADC" w14:paraId="29D6B04F" w14:textId="77777777">
      <w:pPr>
        <w:shd w:val="clear" w:color="auto" w:fill="FFFFFF"/>
        <w:spacing w:line="360" w:lineRule="auto"/>
        <w:jc w:val="both"/>
      </w:pPr>
      <w:r>
        <w:t xml:space="preserve"> </w:t>
      </w:r>
    </w:p>
    <w:p w:rsidR="00C04CAC" w:rsidRDefault="00D60ADC" w14:paraId="05447AA8" w14:textId="77777777">
      <w:pPr>
        <w:shd w:val="clear" w:color="auto" w:fill="FFFFFF"/>
        <w:spacing w:line="360" w:lineRule="auto"/>
        <w:jc w:val="both"/>
      </w:pPr>
      <w:r>
        <w:t xml:space="preserve">When new custom CERTAINTY concepts need to be created, follow the steps below: </w:t>
      </w:r>
    </w:p>
    <w:p w:rsidR="00C04CAC" w:rsidRDefault="00D60ADC" w14:paraId="1E07EFC1" w14:textId="77777777">
      <w:pPr>
        <w:numPr>
          <w:ilvl w:val="0"/>
          <w:numId w:val="22"/>
        </w:numPr>
        <w:spacing w:line="360" w:lineRule="auto"/>
        <w:ind w:left="1080"/>
      </w:pPr>
      <w:r>
        <w:t xml:space="preserve">Download the master file </w:t>
      </w:r>
      <w:r>
        <w:rPr>
          <w:i/>
          <w:iCs/>
        </w:rPr>
        <w:t>CERTAINTY_custom_concepts_template.xlsx</w:t>
      </w:r>
      <w:r>
        <w:t xml:space="preserve"> </w:t>
      </w:r>
    </w:p>
    <w:p w:rsidR="00C04CAC" w:rsidRDefault="00D60ADC" w14:paraId="0DEE69DC" w14:textId="49164E9A">
      <w:pPr>
        <w:numPr>
          <w:ilvl w:val="0"/>
          <w:numId w:val="24"/>
        </w:numPr>
        <w:spacing w:line="360" w:lineRule="auto"/>
        <w:ind w:left="1080"/>
      </w:pPr>
      <w:r>
        <w:t xml:space="preserve">Create a new entry in the concept sheet, assigning a suitable </w:t>
      </w:r>
      <w:r w:rsidRPr="6FF4C249">
        <w:rPr>
          <w:i/>
          <w:iCs/>
        </w:rPr>
        <w:t>concept_name</w:t>
      </w:r>
      <w:r>
        <w:t xml:space="preserve"> and </w:t>
      </w:r>
      <w:r w:rsidRPr="6FF4C249">
        <w:rPr>
          <w:i/>
          <w:iCs/>
        </w:rPr>
        <w:t>domain_id</w:t>
      </w:r>
      <w:r>
        <w:t xml:space="preserve"> (Observation, Measurement, etc</w:t>
      </w:r>
      <w:r w:rsidRPr="6FF4C249">
        <w:rPr>
          <w:i/>
          <w:iCs/>
        </w:rPr>
        <w:t>.</w:t>
      </w:r>
      <w:r>
        <w:t>) to the new concept.</w:t>
      </w:r>
    </w:p>
    <w:p w:rsidR="00C04CAC" w:rsidRDefault="00D60ADC" w14:paraId="0FA6D3F3" w14:textId="77777777">
      <w:pPr>
        <w:numPr>
          <w:ilvl w:val="0"/>
          <w:numId w:val="16"/>
        </w:numPr>
        <w:spacing w:line="360" w:lineRule="auto"/>
        <w:ind w:left="1080"/>
      </w:pPr>
      <w:r>
        <w:t xml:space="preserve">Concept IDs from the CERTAINTY vocabulary start from </w:t>
      </w:r>
      <w:r>
        <w:rPr>
          <w:b/>
          <w:bCs/>
        </w:rPr>
        <w:t>2000010001</w:t>
      </w:r>
      <w:r>
        <w:t xml:space="preserve">. Verify the last ID used in the master file and store the next ID in the </w:t>
      </w:r>
      <w:proofErr w:type="spellStart"/>
      <w:r>
        <w:rPr>
          <w:i/>
          <w:iCs/>
        </w:rPr>
        <w:t>concept_id</w:t>
      </w:r>
      <w:proofErr w:type="spellEnd"/>
      <w:r>
        <w:t xml:space="preserve"> and </w:t>
      </w:r>
      <w:proofErr w:type="spellStart"/>
      <w:r>
        <w:rPr>
          <w:i/>
          <w:iCs/>
        </w:rPr>
        <w:t>concept_code</w:t>
      </w:r>
      <w:proofErr w:type="spellEnd"/>
      <w:r>
        <w:t xml:space="preserve"> columns.</w:t>
      </w:r>
    </w:p>
    <w:p w:rsidR="00C04CAC" w:rsidRDefault="00D60ADC" w14:paraId="106D4B8F" w14:textId="77777777">
      <w:pPr>
        <w:numPr>
          <w:ilvl w:val="0"/>
          <w:numId w:val="20"/>
        </w:numPr>
        <w:spacing w:line="360" w:lineRule="auto"/>
        <w:ind w:left="1080"/>
      </w:pPr>
      <w:r>
        <w:t xml:space="preserve">Use ‘01/01/1970’ and ‘31/12/2099’ as </w:t>
      </w:r>
      <w:proofErr w:type="spellStart"/>
      <w:r>
        <w:rPr>
          <w:i/>
          <w:iCs/>
        </w:rPr>
        <w:t>valid_start_date</w:t>
      </w:r>
      <w:proofErr w:type="spellEnd"/>
      <w:r>
        <w:t xml:space="preserve"> and </w:t>
      </w:r>
      <w:proofErr w:type="spellStart"/>
      <w:r>
        <w:rPr>
          <w:i/>
          <w:iCs/>
        </w:rPr>
        <w:t>valid_end_date</w:t>
      </w:r>
      <w:proofErr w:type="spellEnd"/>
      <w:r>
        <w:t>, respectively.</w:t>
      </w:r>
    </w:p>
    <w:p w:rsidR="00C04CAC" w:rsidRDefault="00D60ADC" w14:paraId="49B12316" w14:textId="77777777">
      <w:pPr>
        <w:numPr>
          <w:ilvl w:val="0"/>
          <w:numId w:val="11"/>
        </w:numPr>
        <w:spacing w:line="360" w:lineRule="auto"/>
        <w:ind w:left="1080"/>
      </w:pPr>
      <w:r>
        <w:t xml:space="preserve">Assign a suitable </w:t>
      </w:r>
      <w:proofErr w:type="spellStart"/>
      <w:r>
        <w:rPr>
          <w:i/>
          <w:iCs/>
        </w:rPr>
        <w:t>concept_class_id</w:t>
      </w:r>
      <w:proofErr w:type="spellEnd"/>
      <w:r>
        <w:t xml:space="preserve"> to the new concept. In case a custom </w:t>
      </w:r>
      <w:proofErr w:type="spellStart"/>
      <w:r>
        <w:rPr>
          <w:i/>
          <w:iCs/>
        </w:rPr>
        <w:t>concept_class</w:t>
      </w:r>
      <w:proofErr w:type="spellEnd"/>
      <w:r>
        <w:t xml:space="preserve"> needs to be created, follow the same procedure explained here to add a new custom concept in the concept sheet, choosing a unique </w:t>
      </w:r>
      <w:proofErr w:type="spellStart"/>
      <w:r>
        <w:rPr>
          <w:i/>
          <w:iCs/>
        </w:rPr>
        <w:t>concept_id</w:t>
      </w:r>
      <w:proofErr w:type="spellEnd"/>
      <w:r>
        <w:t xml:space="preserve"> greater than 2000010001, setting </w:t>
      </w:r>
      <w:proofErr w:type="spellStart"/>
      <w:r>
        <w:rPr>
          <w:i/>
          <w:iCs/>
        </w:rPr>
        <w:t>domain_id</w:t>
      </w:r>
      <w:proofErr w:type="spellEnd"/>
      <w:r>
        <w:t xml:space="preserve"> to ‘Metadata’. Then edit the sheet </w:t>
      </w:r>
      <w:proofErr w:type="spellStart"/>
      <w:r>
        <w:rPr>
          <w:i/>
          <w:iCs/>
        </w:rPr>
        <w:t>concept_class</w:t>
      </w:r>
      <w:proofErr w:type="spellEnd"/>
      <w:r>
        <w:rPr>
          <w:i/>
          <w:iCs/>
        </w:rPr>
        <w:t>,</w:t>
      </w:r>
      <w:r>
        <w:t xml:space="preserve"> adding a new entry using the same </w:t>
      </w:r>
      <w:proofErr w:type="spellStart"/>
      <w:r>
        <w:rPr>
          <w:i/>
          <w:iCs/>
        </w:rPr>
        <w:t>concept_id</w:t>
      </w:r>
      <w:proofErr w:type="spellEnd"/>
      <w:r>
        <w:t xml:space="preserve"> just created as </w:t>
      </w:r>
      <w:proofErr w:type="spellStart"/>
      <w:r>
        <w:rPr>
          <w:i/>
          <w:iCs/>
        </w:rPr>
        <w:t>concept_class_concept_id</w:t>
      </w:r>
      <w:proofErr w:type="spellEnd"/>
      <w:r>
        <w:t xml:space="preserve"> and choosing an appropriate </w:t>
      </w:r>
      <w:proofErr w:type="spellStart"/>
      <w:r>
        <w:rPr>
          <w:i/>
          <w:iCs/>
        </w:rPr>
        <w:t>concept_class_id</w:t>
      </w:r>
      <w:proofErr w:type="spellEnd"/>
      <w:r>
        <w:t xml:space="preserve"> and </w:t>
      </w:r>
      <w:proofErr w:type="spellStart"/>
      <w:r>
        <w:rPr>
          <w:i/>
          <w:iCs/>
        </w:rPr>
        <w:t>concept_class_name</w:t>
      </w:r>
      <w:proofErr w:type="spellEnd"/>
      <w:r>
        <w:t>.</w:t>
      </w:r>
    </w:p>
    <w:p w:rsidR="00C04CAC" w:rsidRDefault="00D60ADC" w14:paraId="2A6BD664" w14:textId="77777777">
      <w:pPr>
        <w:numPr>
          <w:ilvl w:val="0"/>
          <w:numId w:val="1"/>
        </w:numPr>
        <w:spacing w:line="360" w:lineRule="auto"/>
        <w:ind w:left="1080"/>
      </w:pPr>
      <w:r>
        <w:t xml:space="preserve">If needed, it is possible to create a relationship between custom concepts by editing the sheet </w:t>
      </w:r>
      <w:proofErr w:type="spellStart"/>
      <w:r>
        <w:rPr>
          <w:i/>
          <w:iCs/>
        </w:rPr>
        <w:t>concept_relationship</w:t>
      </w:r>
      <w:proofErr w:type="spellEnd"/>
      <w:r>
        <w:t xml:space="preserve">. Use ‘01/01/1970’ and ‘31/12/2099’ as </w:t>
      </w:r>
      <w:proofErr w:type="spellStart"/>
      <w:r>
        <w:rPr>
          <w:i/>
          <w:iCs/>
        </w:rPr>
        <w:t>valid_start_date</w:t>
      </w:r>
      <w:proofErr w:type="spellEnd"/>
      <w:r>
        <w:t xml:space="preserve"> and </w:t>
      </w:r>
      <w:proofErr w:type="spellStart"/>
      <w:r>
        <w:rPr>
          <w:i/>
          <w:iCs/>
        </w:rPr>
        <w:t>valid_end_date</w:t>
      </w:r>
      <w:proofErr w:type="spellEnd"/>
      <w:r>
        <w:t>, respectively.</w:t>
      </w:r>
    </w:p>
    <w:p w:rsidR="00C04CAC" w:rsidRDefault="00D60ADC" w14:paraId="49C19459" w14:textId="77777777">
      <w:pPr>
        <w:numPr>
          <w:ilvl w:val="0"/>
          <w:numId w:val="8"/>
        </w:numPr>
        <w:spacing w:line="360" w:lineRule="auto"/>
        <w:ind w:left="1080"/>
      </w:pPr>
      <w:r>
        <w:t>Once you have finished adding new concepts, rename the file by replacing ‘template’ with the abbreviation of your organization.</w:t>
      </w:r>
    </w:p>
    <w:p w:rsidR="00C04CAC" w:rsidRDefault="00D60ADC" w14:paraId="0ECF6875" w14:textId="77777777">
      <w:pPr>
        <w:numPr>
          <w:ilvl w:val="0"/>
          <w:numId w:val="18"/>
        </w:numPr>
        <w:spacing w:after="200" w:line="360" w:lineRule="auto"/>
        <w:ind w:left="1080"/>
      </w:pPr>
      <w:r>
        <w:t xml:space="preserve">Upload the renamed file to the SharePoint </w:t>
      </w:r>
      <w:hyperlink r:id="rId17">
        <w:proofErr w:type="spellStart"/>
        <w:r>
          <w:rPr>
            <w:color w:val="0000FF"/>
            <w:u w:val="single"/>
          </w:rPr>
          <w:t>OMOP_codebook</w:t>
        </w:r>
        <w:proofErr w:type="spellEnd"/>
      </w:hyperlink>
      <w:r>
        <w:t>.</w:t>
      </w:r>
    </w:p>
    <w:p w:rsidR="00C04CAC" w:rsidP="6FF4C249" w:rsidRDefault="00D60ADC" w14:paraId="7A3013EC" w14:textId="1A703366">
      <w:pPr>
        <w:shd w:val="clear" w:color="auto" w:fill="FFFFFF" w:themeFill="background1"/>
        <w:spacing w:line="360" w:lineRule="auto"/>
        <w:jc w:val="both"/>
      </w:pPr>
      <w:r>
        <w:t xml:space="preserve">In the event that a custom concept from the CERTAINTY vocabulary becomes obsolete during the ETL development process, it should not be removed. Instead, assign a “D” (Deleted) in the </w:t>
      </w:r>
      <w:r w:rsidRPr="6FF4C249">
        <w:rPr>
          <w:i/>
          <w:iCs/>
        </w:rPr>
        <w:t>standard_concept</w:t>
      </w:r>
      <w:r>
        <w:t xml:space="preserve"> column of the CERTAINTY custom vocabulary file.</w:t>
      </w:r>
      <w:r w:rsidR="00F763F8">
        <w:t xml:space="preserve"> Do not forget to change from this deleted custom concept to the newly defined concept replacing it the mapping, ETL and data, where relevant.</w:t>
      </w:r>
      <w:r>
        <w:br w:type="page"/>
      </w:r>
    </w:p>
    <w:p w:rsidR="00C04CAC" w:rsidRDefault="00C04CAC" w14:paraId="2BA226A1" w14:textId="77777777">
      <w:pPr>
        <w:shd w:val="clear" w:color="auto" w:fill="FFFFFF"/>
        <w:spacing w:line="360" w:lineRule="auto"/>
        <w:jc w:val="both"/>
      </w:pPr>
    </w:p>
    <w:p w:rsidR="00C04CAC" w:rsidRDefault="604EC3C7" w14:paraId="711C76A9" w14:textId="77777777">
      <w:pPr>
        <w:pStyle w:val="Heading1"/>
        <w:numPr>
          <w:ilvl w:val="0"/>
          <w:numId w:val="12"/>
        </w:numPr>
        <w:spacing w:line="360" w:lineRule="auto"/>
        <w:rPr>
          <w:b/>
          <w:bCs/>
          <w:color w:val="25315D"/>
        </w:rPr>
      </w:pPr>
      <w:bookmarkStart w:name="_Toc1630127769" w:id="5"/>
      <w:r w:rsidRPr="00A78828">
        <w:rPr>
          <w:b/>
          <w:bCs/>
          <w:color w:val="25315D"/>
        </w:rPr>
        <w:t>Structural Mapping</w:t>
      </w:r>
      <w:bookmarkEnd w:id="5"/>
    </w:p>
    <w:p w:rsidR="00C04CAC" w:rsidRDefault="604EC3C7" w14:paraId="01CFA6C8" w14:textId="77777777">
      <w:pPr>
        <w:pStyle w:val="Heading2"/>
        <w:widowControl w:val="0"/>
        <w:spacing w:before="0" w:after="240" w:line="240" w:lineRule="auto"/>
        <w:rPr>
          <w:b/>
          <w:bCs/>
        </w:rPr>
      </w:pPr>
      <w:bookmarkStart w:name="_Toc1540741102" w:id="6"/>
      <w:r w:rsidRPr="00A78828">
        <w:rPr>
          <w:b/>
          <w:bCs/>
        </w:rPr>
        <w:t>3.1 Overview</w:t>
      </w:r>
      <w:bookmarkEnd w:id="6"/>
    </w:p>
    <w:p w:rsidR="00C04CAC" w:rsidRDefault="00D60ADC" w14:paraId="5C42656C" w14:textId="77777777">
      <w:pPr>
        <w:widowControl w:val="0"/>
        <w:shd w:val="clear" w:color="auto" w:fill="FFFFFF"/>
        <w:spacing w:line="360" w:lineRule="auto"/>
        <w:jc w:val="both"/>
      </w:pPr>
      <w:r>
        <w:t xml:space="preserve">In the following table, we describe some of the most important tables and how they can be used for </w:t>
      </w:r>
      <w:proofErr w:type="spellStart"/>
      <w:r>
        <w:t>modeling</w:t>
      </w:r>
      <w:proofErr w:type="spellEnd"/>
      <w:r>
        <w:t>:</w:t>
      </w:r>
    </w:p>
    <w:tbl>
      <w:tblPr>
        <w:tblStyle w:val="a3"/>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55"/>
        <w:gridCol w:w="2715"/>
        <w:gridCol w:w="4530"/>
      </w:tblGrid>
      <w:tr w:rsidR="00C04CAC" w14:paraId="751E59C7" w14:textId="77777777">
        <w:tc>
          <w:tcPr>
            <w:tcW w:w="2355" w:type="dxa"/>
            <w:tcMar>
              <w:top w:w="100" w:type="dxa"/>
              <w:left w:w="100" w:type="dxa"/>
              <w:bottom w:w="100" w:type="dxa"/>
              <w:right w:w="100" w:type="dxa"/>
            </w:tcMar>
          </w:tcPr>
          <w:p w:rsidR="00C04CAC" w:rsidRDefault="00D60ADC" w14:paraId="0809F5DA" w14:textId="77777777">
            <w:pPr>
              <w:widowControl w:val="0"/>
              <w:pBdr>
                <w:top w:val="nil"/>
                <w:left w:val="nil"/>
                <w:bottom w:val="nil"/>
                <w:right w:val="nil"/>
                <w:between w:val="nil"/>
              </w:pBdr>
              <w:spacing w:line="240" w:lineRule="auto"/>
              <w:rPr>
                <w:b/>
                <w:bCs/>
                <w:sz w:val="20"/>
                <w:szCs w:val="20"/>
              </w:rPr>
            </w:pPr>
            <w:r>
              <w:rPr>
                <w:b/>
                <w:bCs/>
                <w:sz w:val="20"/>
                <w:szCs w:val="20"/>
              </w:rPr>
              <w:t>Table</w:t>
            </w:r>
          </w:p>
        </w:tc>
        <w:tc>
          <w:tcPr>
            <w:tcW w:w="2715" w:type="dxa"/>
            <w:tcMar>
              <w:top w:w="100" w:type="dxa"/>
              <w:left w:w="100" w:type="dxa"/>
              <w:bottom w:w="100" w:type="dxa"/>
              <w:right w:w="100" w:type="dxa"/>
            </w:tcMar>
          </w:tcPr>
          <w:p w:rsidR="00C04CAC" w:rsidRDefault="00D60ADC" w14:paraId="493C7D52" w14:textId="77777777">
            <w:pPr>
              <w:widowControl w:val="0"/>
              <w:pBdr>
                <w:top w:val="nil"/>
                <w:left w:val="nil"/>
                <w:bottom w:val="nil"/>
                <w:right w:val="nil"/>
                <w:between w:val="nil"/>
              </w:pBdr>
              <w:spacing w:line="240" w:lineRule="auto"/>
              <w:rPr>
                <w:b/>
                <w:bCs/>
                <w:sz w:val="20"/>
                <w:szCs w:val="20"/>
              </w:rPr>
            </w:pPr>
            <w:r>
              <w:rPr>
                <w:b/>
                <w:bCs/>
                <w:sz w:val="20"/>
                <w:szCs w:val="20"/>
              </w:rPr>
              <w:t>Primary Key</w:t>
            </w:r>
          </w:p>
        </w:tc>
        <w:tc>
          <w:tcPr>
            <w:tcW w:w="4530" w:type="dxa"/>
            <w:tcMar>
              <w:top w:w="100" w:type="dxa"/>
              <w:left w:w="100" w:type="dxa"/>
              <w:bottom w:w="100" w:type="dxa"/>
              <w:right w:w="100" w:type="dxa"/>
            </w:tcMar>
          </w:tcPr>
          <w:p w:rsidR="00C04CAC" w:rsidRDefault="00D60ADC" w14:paraId="31FF54C8" w14:textId="77777777">
            <w:pPr>
              <w:widowControl w:val="0"/>
              <w:pBdr>
                <w:top w:val="nil"/>
                <w:left w:val="nil"/>
                <w:bottom w:val="nil"/>
                <w:right w:val="nil"/>
                <w:between w:val="nil"/>
              </w:pBdr>
              <w:spacing w:line="240" w:lineRule="auto"/>
              <w:rPr>
                <w:b/>
                <w:bCs/>
                <w:sz w:val="20"/>
                <w:szCs w:val="20"/>
              </w:rPr>
            </w:pPr>
            <w:r>
              <w:rPr>
                <w:b/>
                <w:bCs/>
                <w:sz w:val="20"/>
                <w:szCs w:val="20"/>
              </w:rPr>
              <w:t>Description</w:t>
            </w:r>
          </w:p>
        </w:tc>
      </w:tr>
      <w:tr w:rsidR="00C04CAC" w14:paraId="60A598C8" w14:textId="77777777">
        <w:tc>
          <w:tcPr>
            <w:tcW w:w="2355" w:type="dxa"/>
            <w:tcMar>
              <w:top w:w="100" w:type="dxa"/>
              <w:left w:w="100" w:type="dxa"/>
              <w:bottom w:w="100" w:type="dxa"/>
              <w:right w:w="100" w:type="dxa"/>
            </w:tcMar>
          </w:tcPr>
          <w:p w:rsidR="00C04CAC" w:rsidRDefault="00D60ADC" w14:paraId="5ABDD20E" w14:textId="77777777">
            <w:pPr>
              <w:widowControl w:val="0"/>
              <w:pBdr>
                <w:top w:val="nil"/>
                <w:left w:val="nil"/>
                <w:bottom w:val="nil"/>
                <w:right w:val="nil"/>
                <w:between w:val="nil"/>
              </w:pBdr>
              <w:spacing w:line="240" w:lineRule="auto"/>
              <w:rPr>
                <w:sz w:val="20"/>
                <w:szCs w:val="20"/>
              </w:rPr>
            </w:pPr>
            <w:r>
              <w:rPr>
                <w:sz w:val="20"/>
                <w:szCs w:val="20"/>
              </w:rPr>
              <w:t>person</w:t>
            </w:r>
          </w:p>
        </w:tc>
        <w:tc>
          <w:tcPr>
            <w:tcW w:w="2715" w:type="dxa"/>
            <w:tcMar>
              <w:top w:w="100" w:type="dxa"/>
              <w:left w:w="100" w:type="dxa"/>
              <w:bottom w:w="100" w:type="dxa"/>
              <w:right w:w="100" w:type="dxa"/>
            </w:tcMar>
          </w:tcPr>
          <w:p w:rsidR="00C04CAC" w:rsidRDefault="00D60ADC" w14:paraId="09662912" w14:textId="77777777">
            <w:pPr>
              <w:widowControl w:val="0"/>
              <w:pBdr>
                <w:top w:val="nil"/>
                <w:left w:val="nil"/>
                <w:bottom w:val="nil"/>
                <w:right w:val="nil"/>
                <w:between w:val="nil"/>
              </w:pBdr>
              <w:spacing w:line="240" w:lineRule="auto"/>
              <w:rPr>
                <w:i/>
                <w:iCs/>
                <w:sz w:val="20"/>
                <w:szCs w:val="20"/>
              </w:rPr>
            </w:pPr>
            <w:proofErr w:type="spellStart"/>
            <w:r>
              <w:rPr>
                <w:i/>
                <w:iCs/>
                <w:sz w:val="20"/>
                <w:szCs w:val="20"/>
              </w:rPr>
              <w:t>person_id</w:t>
            </w:r>
            <w:proofErr w:type="spellEnd"/>
          </w:p>
        </w:tc>
        <w:tc>
          <w:tcPr>
            <w:tcW w:w="4530" w:type="dxa"/>
            <w:tcMar>
              <w:top w:w="100" w:type="dxa"/>
              <w:left w:w="100" w:type="dxa"/>
              <w:bottom w:w="100" w:type="dxa"/>
              <w:right w:w="100" w:type="dxa"/>
            </w:tcMar>
          </w:tcPr>
          <w:p w:rsidR="00C04CAC" w:rsidRDefault="00D60ADC" w14:paraId="6F9627C8" w14:textId="77777777">
            <w:pPr>
              <w:widowControl w:val="0"/>
              <w:pBdr>
                <w:top w:val="nil"/>
                <w:left w:val="nil"/>
                <w:bottom w:val="nil"/>
                <w:right w:val="nil"/>
                <w:between w:val="nil"/>
              </w:pBdr>
              <w:spacing w:line="240" w:lineRule="auto"/>
              <w:rPr>
                <w:sz w:val="20"/>
                <w:szCs w:val="20"/>
              </w:rPr>
            </w:pPr>
            <w:r>
              <w:rPr>
                <w:sz w:val="20"/>
                <w:szCs w:val="20"/>
              </w:rPr>
              <w:t>Serves as the central identity management for all patients in the database</w:t>
            </w:r>
          </w:p>
        </w:tc>
      </w:tr>
      <w:tr w:rsidR="00C04CAC" w14:paraId="6C00CD62" w14:textId="77777777">
        <w:tc>
          <w:tcPr>
            <w:tcW w:w="2355" w:type="dxa"/>
            <w:tcMar>
              <w:top w:w="100" w:type="dxa"/>
              <w:left w:w="100" w:type="dxa"/>
              <w:bottom w:w="100" w:type="dxa"/>
              <w:right w:w="100" w:type="dxa"/>
            </w:tcMar>
          </w:tcPr>
          <w:p w:rsidR="00C04CAC" w:rsidRDefault="00D60ADC" w14:paraId="42F6A982" w14:textId="77777777">
            <w:pPr>
              <w:widowControl w:val="0"/>
              <w:pBdr>
                <w:top w:val="nil"/>
                <w:left w:val="nil"/>
                <w:bottom w:val="nil"/>
                <w:right w:val="nil"/>
                <w:between w:val="nil"/>
              </w:pBdr>
              <w:spacing w:line="240" w:lineRule="auto"/>
              <w:rPr>
                <w:sz w:val="20"/>
                <w:szCs w:val="20"/>
              </w:rPr>
            </w:pPr>
            <w:proofErr w:type="spellStart"/>
            <w:r>
              <w:rPr>
                <w:sz w:val="20"/>
                <w:szCs w:val="20"/>
              </w:rPr>
              <w:t>observation_period</w:t>
            </w:r>
            <w:proofErr w:type="spellEnd"/>
          </w:p>
        </w:tc>
        <w:tc>
          <w:tcPr>
            <w:tcW w:w="2715" w:type="dxa"/>
            <w:tcMar>
              <w:top w:w="100" w:type="dxa"/>
              <w:left w:w="100" w:type="dxa"/>
              <w:bottom w:w="100" w:type="dxa"/>
              <w:right w:w="100" w:type="dxa"/>
            </w:tcMar>
          </w:tcPr>
          <w:p w:rsidR="00C04CAC" w:rsidRDefault="00D60ADC" w14:paraId="37D34406" w14:textId="77777777">
            <w:pPr>
              <w:widowControl w:val="0"/>
              <w:spacing w:line="240" w:lineRule="auto"/>
              <w:rPr>
                <w:i/>
                <w:iCs/>
                <w:sz w:val="20"/>
                <w:szCs w:val="20"/>
              </w:rPr>
            </w:pPr>
            <w:proofErr w:type="spellStart"/>
            <w:r>
              <w:rPr>
                <w:i/>
                <w:iCs/>
                <w:sz w:val="20"/>
                <w:szCs w:val="20"/>
              </w:rPr>
              <w:t>observation_period_id</w:t>
            </w:r>
            <w:proofErr w:type="spellEnd"/>
          </w:p>
        </w:tc>
        <w:tc>
          <w:tcPr>
            <w:tcW w:w="4530" w:type="dxa"/>
            <w:tcMar>
              <w:top w:w="100" w:type="dxa"/>
              <w:left w:w="100" w:type="dxa"/>
              <w:bottom w:w="100" w:type="dxa"/>
              <w:right w:w="100" w:type="dxa"/>
            </w:tcMar>
          </w:tcPr>
          <w:p w:rsidR="00C04CAC" w:rsidRDefault="00D60ADC" w14:paraId="55F6FCD6" w14:textId="77777777">
            <w:pPr>
              <w:widowControl w:val="0"/>
              <w:pBdr>
                <w:top w:val="nil"/>
                <w:left w:val="nil"/>
                <w:bottom w:val="nil"/>
                <w:right w:val="nil"/>
                <w:between w:val="nil"/>
              </w:pBdr>
              <w:spacing w:line="240" w:lineRule="auto"/>
              <w:rPr>
                <w:sz w:val="20"/>
                <w:szCs w:val="20"/>
              </w:rPr>
            </w:pPr>
            <w:r>
              <w:rPr>
                <w:sz w:val="20"/>
                <w:szCs w:val="20"/>
              </w:rPr>
              <w:t xml:space="preserve">Defines the span of time during which clinical events are recorded. Most importantly, we utilize </w:t>
            </w:r>
            <w:proofErr w:type="spellStart"/>
            <w:r>
              <w:rPr>
                <w:i/>
                <w:iCs/>
                <w:sz w:val="20"/>
                <w:szCs w:val="20"/>
              </w:rPr>
              <w:t>observation_period_end_date</w:t>
            </w:r>
            <w:proofErr w:type="spellEnd"/>
            <w:r>
              <w:rPr>
                <w:i/>
                <w:iCs/>
                <w:sz w:val="20"/>
                <w:szCs w:val="20"/>
              </w:rPr>
              <w:t xml:space="preserve"> </w:t>
            </w:r>
            <w:r>
              <w:rPr>
                <w:sz w:val="20"/>
                <w:szCs w:val="20"/>
              </w:rPr>
              <w:t>as the censoring time for survival analysis.</w:t>
            </w:r>
          </w:p>
        </w:tc>
      </w:tr>
      <w:tr w:rsidR="00C04CAC" w14:paraId="1DEB8B7D" w14:textId="77777777">
        <w:tc>
          <w:tcPr>
            <w:tcW w:w="2355" w:type="dxa"/>
            <w:tcMar>
              <w:top w:w="100" w:type="dxa"/>
              <w:left w:w="100" w:type="dxa"/>
              <w:bottom w:w="100" w:type="dxa"/>
              <w:right w:w="100" w:type="dxa"/>
            </w:tcMar>
          </w:tcPr>
          <w:p w:rsidR="00C04CAC" w:rsidRDefault="00D60ADC" w14:paraId="0124D65F" w14:textId="77777777">
            <w:pPr>
              <w:widowControl w:val="0"/>
              <w:pBdr>
                <w:top w:val="nil"/>
                <w:left w:val="nil"/>
                <w:bottom w:val="nil"/>
                <w:right w:val="nil"/>
                <w:between w:val="nil"/>
              </w:pBdr>
              <w:spacing w:line="240" w:lineRule="auto"/>
              <w:rPr>
                <w:sz w:val="20"/>
                <w:szCs w:val="20"/>
              </w:rPr>
            </w:pPr>
            <w:proofErr w:type="spellStart"/>
            <w:r>
              <w:rPr>
                <w:sz w:val="20"/>
                <w:szCs w:val="20"/>
              </w:rPr>
              <w:t>condition_occurrence</w:t>
            </w:r>
            <w:proofErr w:type="spellEnd"/>
          </w:p>
        </w:tc>
        <w:tc>
          <w:tcPr>
            <w:tcW w:w="2715" w:type="dxa"/>
            <w:tcMar>
              <w:top w:w="100" w:type="dxa"/>
              <w:left w:w="100" w:type="dxa"/>
              <w:bottom w:w="100" w:type="dxa"/>
              <w:right w:w="100" w:type="dxa"/>
            </w:tcMar>
          </w:tcPr>
          <w:p w:rsidR="00C04CAC" w:rsidRDefault="00D60ADC" w14:paraId="3C6D5402" w14:textId="77777777">
            <w:pPr>
              <w:widowControl w:val="0"/>
              <w:pBdr>
                <w:top w:val="nil"/>
                <w:left w:val="nil"/>
                <w:bottom w:val="nil"/>
                <w:right w:val="nil"/>
                <w:between w:val="nil"/>
              </w:pBdr>
              <w:spacing w:line="240" w:lineRule="auto"/>
              <w:rPr>
                <w:i/>
                <w:iCs/>
                <w:sz w:val="20"/>
                <w:szCs w:val="20"/>
              </w:rPr>
            </w:pPr>
            <w:proofErr w:type="spellStart"/>
            <w:r>
              <w:rPr>
                <w:i/>
                <w:iCs/>
                <w:sz w:val="20"/>
                <w:szCs w:val="20"/>
              </w:rPr>
              <w:t>condition_occurrence_id</w:t>
            </w:r>
            <w:proofErr w:type="spellEnd"/>
          </w:p>
        </w:tc>
        <w:tc>
          <w:tcPr>
            <w:tcW w:w="4530" w:type="dxa"/>
            <w:tcMar>
              <w:top w:w="100" w:type="dxa"/>
              <w:left w:w="100" w:type="dxa"/>
              <w:bottom w:w="100" w:type="dxa"/>
              <w:right w:w="100" w:type="dxa"/>
            </w:tcMar>
          </w:tcPr>
          <w:p w:rsidR="00C04CAC" w:rsidRDefault="00D60ADC" w14:paraId="20443BD5" w14:textId="77777777">
            <w:pPr>
              <w:widowControl w:val="0"/>
              <w:pBdr>
                <w:top w:val="nil"/>
                <w:left w:val="nil"/>
                <w:bottom w:val="nil"/>
                <w:right w:val="nil"/>
                <w:between w:val="nil"/>
              </w:pBdr>
              <w:spacing w:line="240" w:lineRule="auto"/>
              <w:rPr>
                <w:sz w:val="20"/>
                <w:szCs w:val="20"/>
              </w:rPr>
            </w:pPr>
            <w:r>
              <w:rPr>
                <w:sz w:val="20"/>
                <w:szCs w:val="20"/>
              </w:rPr>
              <w:t>Contains diseases and medical conditions (e.g., Multiple Myeloma (MM) or comorbidities), starting with the respective date of diagnosis.</w:t>
            </w:r>
          </w:p>
        </w:tc>
      </w:tr>
      <w:tr w:rsidR="00C04CAC" w14:paraId="4AE5D3F6" w14:textId="77777777">
        <w:tc>
          <w:tcPr>
            <w:tcW w:w="2355" w:type="dxa"/>
            <w:tcMar>
              <w:top w:w="100" w:type="dxa"/>
              <w:left w:w="100" w:type="dxa"/>
              <w:bottom w:w="100" w:type="dxa"/>
              <w:right w:w="100" w:type="dxa"/>
            </w:tcMar>
          </w:tcPr>
          <w:p w:rsidR="00C04CAC" w:rsidRDefault="00D60ADC" w14:paraId="791C2B3C" w14:textId="77777777">
            <w:pPr>
              <w:widowControl w:val="0"/>
              <w:spacing w:line="240" w:lineRule="auto"/>
              <w:rPr>
                <w:sz w:val="20"/>
                <w:szCs w:val="20"/>
              </w:rPr>
            </w:pPr>
            <w:r>
              <w:rPr>
                <w:sz w:val="20"/>
                <w:szCs w:val="20"/>
              </w:rPr>
              <w:t>death</w:t>
            </w:r>
          </w:p>
        </w:tc>
        <w:tc>
          <w:tcPr>
            <w:tcW w:w="2715" w:type="dxa"/>
            <w:tcMar>
              <w:top w:w="100" w:type="dxa"/>
              <w:left w:w="100" w:type="dxa"/>
              <w:bottom w:w="100" w:type="dxa"/>
              <w:right w:w="100" w:type="dxa"/>
            </w:tcMar>
          </w:tcPr>
          <w:p w:rsidR="00C04CAC" w:rsidRDefault="00D60ADC" w14:paraId="48C9DA01" w14:textId="77777777">
            <w:pPr>
              <w:widowControl w:val="0"/>
              <w:spacing w:line="240" w:lineRule="auto"/>
              <w:rPr>
                <w:i/>
                <w:iCs/>
                <w:sz w:val="20"/>
                <w:szCs w:val="20"/>
              </w:rPr>
            </w:pPr>
            <w:r>
              <w:rPr>
                <w:i/>
                <w:iCs/>
                <w:sz w:val="20"/>
                <w:szCs w:val="20"/>
              </w:rPr>
              <w:t>None</w:t>
            </w:r>
          </w:p>
        </w:tc>
        <w:tc>
          <w:tcPr>
            <w:tcW w:w="4530" w:type="dxa"/>
            <w:tcMar>
              <w:top w:w="100" w:type="dxa"/>
              <w:left w:w="100" w:type="dxa"/>
              <w:bottom w:w="100" w:type="dxa"/>
              <w:right w:w="100" w:type="dxa"/>
            </w:tcMar>
          </w:tcPr>
          <w:p w:rsidR="00C04CAC" w:rsidRDefault="00C04CAC" w14:paraId="17AD93B2" w14:textId="77777777">
            <w:pPr>
              <w:widowControl w:val="0"/>
              <w:pBdr>
                <w:top w:val="nil"/>
                <w:left w:val="nil"/>
                <w:bottom w:val="nil"/>
                <w:right w:val="nil"/>
                <w:between w:val="nil"/>
              </w:pBdr>
              <w:spacing w:line="240" w:lineRule="auto"/>
              <w:rPr>
                <w:sz w:val="20"/>
                <w:szCs w:val="20"/>
              </w:rPr>
            </w:pPr>
          </w:p>
        </w:tc>
      </w:tr>
      <w:tr w:rsidR="00C04CAC" w14:paraId="54CDBC34" w14:textId="77777777">
        <w:tc>
          <w:tcPr>
            <w:tcW w:w="2355" w:type="dxa"/>
            <w:tcMar>
              <w:top w:w="100" w:type="dxa"/>
              <w:left w:w="100" w:type="dxa"/>
              <w:bottom w:w="100" w:type="dxa"/>
              <w:right w:w="100" w:type="dxa"/>
            </w:tcMar>
          </w:tcPr>
          <w:p w:rsidR="00C04CAC" w:rsidRDefault="00D60ADC" w14:paraId="531ADF5D" w14:textId="77777777">
            <w:pPr>
              <w:widowControl w:val="0"/>
              <w:spacing w:line="240" w:lineRule="auto"/>
              <w:rPr>
                <w:sz w:val="20"/>
                <w:szCs w:val="20"/>
              </w:rPr>
            </w:pPr>
            <w:proofErr w:type="spellStart"/>
            <w:r>
              <w:rPr>
                <w:sz w:val="20"/>
                <w:szCs w:val="20"/>
              </w:rPr>
              <w:t>visit_occurrence</w:t>
            </w:r>
            <w:proofErr w:type="spellEnd"/>
          </w:p>
        </w:tc>
        <w:tc>
          <w:tcPr>
            <w:tcW w:w="2715" w:type="dxa"/>
            <w:tcMar>
              <w:top w:w="100" w:type="dxa"/>
              <w:left w:w="100" w:type="dxa"/>
              <w:bottom w:w="100" w:type="dxa"/>
              <w:right w:w="100" w:type="dxa"/>
            </w:tcMar>
          </w:tcPr>
          <w:p w:rsidR="00C04CAC" w:rsidRDefault="00D60ADC" w14:paraId="392E77DF" w14:textId="77777777">
            <w:pPr>
              <w:widowControl w:val="0"/>
              <w:spacing w:line="240" w:lineRule="auto"/>
              <w:rPr>
                <w:i/>
                <w:iCs/>
                <w:sz w:val="20"/>
                <w:szCs w:val="20"/>
              </w:rPr>
            </w:pPr>
            <w:proofErr w:type="spellStart"/>
            <w:r>
              <w:rPr>
                <w:i/>
                <w:iCs/>
                <w:sz w:val="20"/>
                <w:szCs w:val="20"/>
              </w:rPr>
              <w:t>visit_occurrence_id</w:t>
            </w:r>
            <w:proofErr w:type="spellEnd"/>
          </w:p>
        </w:tc>
        <w:tc>
          <w:tcPr>
            <w:tcW w:w="4530" w:type="dxa"/>
            <w:tcMar>
              <w:top w:w="100" w:type="dxa"/>
              <w:left w:w="100" w:type="dxa"/>
              <w:bottom w:w="100" w:type="dxa"/>
              <w:right w:w="100" w:type="dxa"/>
            </w:tcMar>
          </w:tcPr>
          <w:p w:rsidR="00C04CAC" w:rsidRDefault="00D60ADC" w14:paraId="50EBC9FF" w14:textId="77777777">
            <w:pPr>
              <w:widowControl w:val="0"/>
              <w:spacing w:line="240" w:lineRule="auto"/>
              <w:rPr>
                <w:sz w:val="20"/>
                <w:szCs w:val="20"/>
              </w:rPr>
            </w:pPr>
            <w:r>
              <w:rPr>
                <w:sz w:val="20"/>
                <w:szCs w:val="20"/>
              </w:rPr>
              <w:t>Contains all recorded healthcare encounters (e.g., inpatient visits, outpatient visits, laboratory visits, …).</w:t>
            </w:r>
          </w:p>
          <w:p w:rsidR="00C04CAC" w:rsidRDefault="00D60ADC" w14:paraId="393769A3" w14:textId="77777777">
            <w:pPr>
              <w:widowControl w:val="0"/>
              <w:spacing w:line="240" w:lineRule="auto"/>
              <w:rPr>
                <w:sz w:val="20"/>
                <w:szCs w:val="20"/>
              </w:rPr>
            </w:pPr>
            <w:r>
              <w:rPr>
                <w:sz w:val="20"/>
                <w:szCs w:val="20"/>
              </w:rPr>
              <w:t xml:space="preserve">The </w:t>
            </w:r>
            <w:proofErr w:type="spellStart"/>
            <w:r>
              <w:rPr>
                <w:i/>
                <w:iCs/>
                <w:sz w:val="20"/>
                <w:szCs w:val="20"/>
              </w:rPr>
              <w:t>visit_occurrence_id</w:t>
            </w:r>
            <w:proofErr w:type="spellEnd"/>
            <w:r>
              <w:rPr>
                <w:sz w:val="20"/>
                <w:szCs w:val="20"/>
              </w:rPr>
              <w:t xml:space="preserve"> is most importantly used in other event tables such as ‘measurement’ and ‘observation’.</w:t>
            </w:r>
          </w:p>
        </w:tc>
      </w:tr>
      <w:tr w:rsidR="00C04CAC" w14:paraId="448D83B1" w14:textId="77777777">
        <w:tc>
          <w:tcPr>
            <w:tcW w:w="2355" w:type="dxa"/>
            <w:tcMar>
              <w:top w:w="100" w:type="dxa"/>
              <w:left w:w="100" w:type="dxa"/>
              <w:bottom w:w="100" w:type="dxa"/>
              <w:right w:w="100" w:type="dxa"/>
            </w:tcMar>
          </w:tcPr>
          <w:p w:rsidR="00C04CAC" w:rsidRDefault="00D60ADC" w14:paraId="1AE136BF" w14:textId="77777777">
            <w:pPr>
              <w:widowControl w:val="0"/>
              <w:pBdr>
                <w:top w:val="nil"/>
                <w:left w:val="nil"/>
                <w:bottom w:val="nil"/>
                <w:right w:val="nil"/>
                <w:between w:val="nil"/>
              </w:pBdr>
              <w:spacing w:line="240" w:lineRule="auto"/>
              <w:rPr>
                <w:sz w:val="20"/>
                <w:szCs w:val="20"/>
              </w:rPr>
            </w:pPr>
            <w:proofErr w:type="spellStart"/>
            <w:r>
              <w:rPr>
                <w:sz w:val="20"/>
                <w:szCs w:val="20"/>
              </w:rPr>
              <w:t>drug_exposure</w:t>
            </w:r>
            <w:proofErr w:type="spellEnd"/>
          </w:p>
        </w:tc>
        <w:tc>
          <w:tcPr>
            <w:tcW w:w="2715" w:type="dxa"/>
            <w:tcMar>
              <w:top w:w="100" w:type="dxa"/>
              <w:left w:w="100" w:type="dxa"/>
              <w:bottom w:w="100" w:type="dxa"/>
              <w:right w:w="100" w:type="dxa"/>
            </w:tcMar>
          </w:tcPr>
          <w:p w:rsidR="00C04CAC" w:rsidRDefault="00D60ADC" w14:paraId="37326184" w14:textId="77777777">
            <w:pPr>
              <w:widowControl w:val="0"/>
              <w:pBdr>
                <w:top w:val="nil"/>
                <w:left w:val="nil"/>
                <w:bottom w:val="nil"/>
                <w:right w:val="nil"/>
                <w:between w:val="nil"/>
              </w:pBdr>
              <w:spacing w:line="240" w:lineRule="auto"/>
              <w:rPr>
                <w:i/>
                <w:iCs/>
                <w:sz w:val="20"/>
                <w:szCs w:val="20"/>
              </w:rPr>
            </w:pPr>
            <w:proofErr w:type="spellStart"/>
            <w:r>
              <w:rPr>
                <w:i/>
                <w:iCs/>
                <w:sz w:val="20"/>
                <w:szCs w:val="20"/>
              </w:rPr>
              <w:t>drug_exposure_id</w:t>
            </w:r>
            <w:proofErr w:type="spellEnd"/>
          </w:p>
        </w:tc>
        <w:tc>
          <w:tcPr>
            <w:tcW w:w="4530" w:type="dxa"/>
            <w:tcMar>
              <w:top w:w="100" w:type="dxa"/>
              <w:left w:w="100" w:type="dxa"/>
              <w:bottom w:w="100" w:type="dxa"/>
              <w:right w:w="100" w:type="dxa"/>
            </w:tcMar>
          </w:tcPr>
          <w:p w:rsidR="00C04CAC" w:rsidRDefault="00D60ADC" w14:paraId="4B4B8E83" w14:textId="77777777">
            <w:pPr>
              <w:widowControl w:val="0"/>
              <w:pBdr>
                <w:top w:val="nil"/>
                <w:left w:val="nil"/>
                <w:bottom w:val="nil"/>
                <w:right w:val="nil"/>
                <w:between w:val="nil"/>
              </w:pBdr>
              <w:spacing w:line="240" w:lineRule="auto"/>
              <w:rPr>
                <w:sz w:val="20"/>
                <w:szCs w:val="20"/>
              </w:rPr>
            </w:pPr>
            <w:r>
              <w:rPr>
                <w:sz w:val="20"/>
                <w:szCs w:val="20"/>
              </w:rPr>
              <w:t>Contains a list of all drugs administered in the observation period.</w:t>
            </w:r>
          </w:p>
        </w:tc>
      </w:tr>
      <w:tr w:rsidR="00C04CAC" w14:paraId="78AB190E" w14:textId="77777777">
        <w:tc>
          <w:tcPr>
            <w:tcW w:w="2355" w:type="dxa"/>
            <w:tcMar>
              <w:top w:w="100" w:type="dxa"/>
              <w:left w:w="100" w:type="dxa"/>
              <w:bottom w:w="100" w:type="dxa"/>
              <w:right w:w="100" w:type="dxa"/>
            </w:tcMar>
          </w:tcPr>
          <w:p w:rsidR="00C04CAC" w:rsidRDefault="00D60ADC" w14:paraId="05B48C09" w14:textId="77777777">
            <w:pPr>
              <w:widowControl w:val="0"/>
              <w:pBdr>
                <w:top w:val="nil"/>
                <w:left w:val="nil"/>
                <w:bottom w:val="nil"/>
                <w:right w:val="nil"/>
                <w:between w:val="nil"/>
              </w:pBdr>
              <w:spacing w:line="240" w:lineRule="auto"/>
              <w:rPr>
                <w:sz w:val="20"/>
                <w:szCs w:val="20"/>
              </w:rPr>
            </w:pPr>
            <w:proofErr w:type="spellStart"/>
            <w:r>
              <w:rPr>
                <w:sz w:val="20"/>
                <w:szCs w:val="20"/>
              </w:rPr>
              <w:t>procedure_occurrence</w:t>
            </w:r>
            <w:proofErr w:type="spellEnd"/>
          </w:p>
        </w:tc>
        <w:tc>
          <w:tcPr>
            <w:tcW w:w="2715" w:type="dxa"/>
            <w:tcMar>
              <w:top w:w="100" w:type="dxa"/>
              <w:left w:w="100" w:type="dxa"/>
              <w:bottom w:w="100" w:type="dxa"/>
              <w:right w:w="100" w:type="dxa"/>
            </w:tcMar>
          </w:tcPr>
          <w:p w:rsidR="00C04CAC" w:rsidRDefault="00D60ADC" w14:paraId="79A433FE" w14:textId="77777777">
            <w:pPr>
              <w:widowControl w:val="0"/>
              <w:pBdr>
                <w:top w:val="nil"/>
                <w:left w:val="nil"/>
                <w:bottom w:val="nil"/>
                <w:right w:val="nil"/>
                <w:between w:val="nil"/>
              </w:pBdr>
              <w:spacing w:line="240" w:lineRule="auto"/>
              <w:rPr>
                <w:i/>
                <w:iCs/>
                <w:sz w:val="20"/>
                <w:szCs w:val="20"/>
              </w:rPr>
            </w:pPr>
            <w:proofErr w:type="spellStart"/>
            <w:r>
              <w:rPr>
                <w:i/>
                <w:iCs/>
                <w:sz w:val="20"/>
                <w:szCs w:val="20"/>
              </w:rPr>
              <w:t>procedure_occurrence_id</w:t>
            </w:r>
            <w:proofErr w:type="spellEnd"/>
          </w:p>
        </w:tc>
        <w:tc>
          <w:tcPr>
            <w:tcW w:w="4530" w:type="dxa"/>
            <w:tcMar>
              <w:top w:w="100" w:type="dxa"/>
              <w:left w:w="100" w:type="dxa"/>
              <w:bottom w:w="100" w:type="dxa"/>
              <w:right w:w="100" w:type="dxa"/>
            </w:tcMar>
          </w:tcPr>
          <w:p w:rsidR="00C04CAC" w:rsidRDefault="00D60ADC" w14:paraId="4D86B5A6" w14:textId="77777777">
            <w:pPr>
              <w:widowControl w:val="0"/>
              <w:pBdr>
                <w:top w:val="nil"/>
                <w:left w:val="nil"/>
                <w:bottom w:val="nil"/>
                <w:right w:val="nil"/>
                <w:between w:val="nil"/>
              </w:pBdr>
              <w:spacing w:line="240" w:lineRule="auto"/>
              <w:rPr>
                <w:sz w:val="20"/>
                <w:szCs w:val="20"/>
              </w:rPr>
            </w:pPr>
            <w:r>
              <w:rPr>
                <w:sz w:val="20"/>
                <w:szCs w:val="20"/>
              </w:rPr>
              <w:t>In the MM setting, this most importantly covers stem cell transplantations and the steps of CAR T cell therapy.</w:t>
            </w:r>
          </w:p>
        </w:tc>
      </w:tr>
      <w:tr w:rsidR="00C04CAC" w14:paraId="0ADE94B5" w14:textId="77777777">
        <w:tc>
          <w:tcPr>
            <w:tcW w:w="2355" w:type="dxa"/>
            <w:tcMar>
              <w:top w:w="100" w:type="dxa"/>
              <w:left w:w="100" w:type="dxa"/>
              <w:bottom w:w="100" w:type="dxa"/>
              <w:right w:w="100" w:type="dxa"/>
            </w:tcMar>
          </w:tcPr>
          <w:p w:rsidR="00C04CAC" w:rsidRDefault="00D60ADC" w14:paraId="6AD86AA6" w14:textId="77777777">
            <w:pPr>
              <w:widowControl w:val="0"/>
              <w:pBdr>
                <w:top w:val="nil"/>
                <w:left w:val="nil"/>
                <w:bottom w:val="nil"/>
                <w:right w:val="nil"/>
                <w:between w:val="nil"/>
              </w:pBdr>
              <w:spacing w:line="240" w:lineRule="auto"/>
              <w:rPr>
                <w:sz w:val="20"/>
                <w:szCs w:val="20"/>
              </w:rPr>
            </w:pPr>
            <w:r>
              <w:rPr>
                <w:sz w:val="20"/>
                <w:szCs w:val="20"/>
              </w:rPr>
              <w:t>measurement</w:t>
            </w:r>
          </w:p>
        </w:tc>
        <w:tc>
          <w:tcPr>
            <w:tcW w:w="2715" w:type="dxa"/>
            <w:tcMar>
              <w:top w:w="100" w:type="dxa"/>
              <w:left w:w="100" w:type="dxa"/>
              <w:bottom w:w="100" w:type="dxa"/>
              <w:right w:w="100" w:type="dxa"/>
            </w:tcMar>
          </w:tcPr>
          <w:p w:rsidR="00C04CAC" w:rsidRDefault="00D60ADC" w14:paraId="2E019F7F" w14:textId="77777777">
            <w:pPr>
              <w:widowControl w:val="0"/>
              <w:pBdr>
                <w:top w:val="nil"/>
                <w:left w:val="nil"/>
                <w:bottom w:val="nil"/>
                <w:right w:val="nil"/>
                <w:between w:val="nil"/>
              </w:pBdr>
              <w:spacing w:line="240" w:lineRule="auto"/>
              <w:rPr>
                <w:i/>
                <w:iCs/>
                <w:sz w:val="20"/>
                <w:szCs w:val="20"/>
              </w:rPr>
            </w:pPr>
            <w:proofErr w:type="spellStart"/>
            <w:r>
              <w:rPr>
                <w:i/>
                <w:iCs/>
                <w:sz w:val="20"/>
                <w:szCs w:val="20"/>
              </w:rPr>
              <w:t>measurement_id</w:t>
            </w:r>
            <w:proofErr w:type="spellEnd"/>
          </w:p>
        </w:tc>
        <w:tc>
          <w:tcPr>
            <w:tcW w:w="4530" w:type="dxa"/>
            <w:tcMar>
              <w:top w:w="100" w:type="dxa"/>
              <w:left w:w="100" w:type="dxa"/>
              <w:bottom w:w="100" w:type="dxa"/>
              <w:right w:w="100" w:type="dxa"/>
            </w:tcMar>
          </w:tcPr>
          <w:p w:rsidR="00C04CAC" w:rsidRDefault="00D60ADC" w14:paraId="5F60479F" w14:textId="77777777">
            <w:pPr>
              <w:widowControl w:val="0"/>
              <w:pBdr>
                <w:top w:val="nil"/>
                <w:left w:val="nil"/>
                <w:bottom w:val="nil"/>
                <w:right w:val="nil"/>
                <w:between w:val="nil"/>
              </w:pBdr>
              <w:spacing w:line="240" w:lineRule="auto"/>
              <w:rPr>
                <w:sz w:val="20"/>
                <w:szCs w:val="20"/>
              </w:rPr>
            </w:pPr>
            <w:r>
              <w:rPr>
                <w:sz w:val="20"/>
                <w:szCs w:val="20"/>
              </w:rPr>
              <w:t>Structured values (numerical/categorical) obtained through systematic and standardized examination (</w:t>
            </w:r>
            <w:proofErr w:type="spellStart"/>
            <w:r>
              <w:rPr>
                <w:sz w:val="20"/>
                <w:szCs w:val="20"/>
              </w:rPr>
              <w:t>e.g</w:t>
            </w:r>
            <w:proofErr w:type="spellEnd"/>
            <w:r>
              <w:rPr>
                <w:sz w:val="20"/>
                <w:szCs w:val="20"/>
              </w:rPr>
              <w:t>, laboratory results, ISS, ECOG).</w:t>
            </w:r>
          </w:p>
        </w:tc>
      </w:tr>
      <w:tr w:rsidR="00C04CAC" w14:paraId="0F67B8F4" w14:textId="77777777">
        <w:tc>
          <w:tcPr>
            <w:tcW w:w="2355" w:type="dxa"/>
            <w:tcMar>
              <w:top w:w="100" w:type="dxa"/>
              <w:left w:w="100" w:type="dxa"/>
              <w:bottom w:w="100" w:type="dxa"/>
              <w:right w:w="100" w:type="dxa"/>
            </w:tcMar>
          </w:tcPr>
          <w:p w:rsidR="00C04CAC" w:rsidRDefault="00D60ADC" w14:paraId="4734450E" w14:textId="77777777">
            <w:pPr>
              <w:widowControl w:val="0"/>
              <w:pBdr>
                <w:top w:val="nil"/>
                <w:left w:val="nil"/>
                <w:bottom w:val="nil"/>
                <w:right w:val="nil"/>
                <w:between w:val="nil"/>
              </w:pBdr>
              <w:spacing w:line="240" w:lineRule="auto"/>
              <w:rPr>
                <w:sz w:val="20"/>
                <w:szCs w:val="20"/>
              </w:rPr>
            </w:pPr>
            <w:r>
              <w:rPr>
                <w:sz w:val="20"/>
                <w:szCs w:val="20"/>
              </w:rPr>
              <w:t>observation</w:t>
            </w:r>
          </w:p>
        </w:tc>
        <w:tc>
          <w:tcPr>
            <w:tcW w:w="2715" w:type="dxa"/>
            <w:tcMar>
              <w:top w:w="100" w:type="dxa"/>
              <w:left w:w="100" w:type="dxa"/>
              <w:bottom w:w="100" w:type="dxa"/>
              <w:right w:w="100" w:type="dxa"/>
            </w:tcMar>
          </w:tcPr>
          <w:p w:rsidR="00C04CAC" w:rsidRDefault="00D60ADC" w14:paraId="194C4250" w14:textId="77777777">
            <w:pPr>
              <w:widowControl w:val="0"/>
              <w:pBdr>
                <w:top w:val="nil"/>
                <w:left w:val="nil"/>
                <w:bottom w:val="nil"/>
                <w:right w:val="nil"/>
                <w:between w:val="nil"/>
              </w:pBdr>
              <w:spacing w:line="240" w:lineRule="auto"/>
              <w:rPr>
                <w:i/>
                <w:iCs/>
                <w:sz w:val="20"/>
                <w:szCs w:val="20"/>
              </w:rPr>
            </w:pPr>
            <w:proofErr w:type="spellStart"/>
            <w:r>
              <w:rPr>
                <w:i/>
                <w:iCs/>
                <w:sz w:val="20"/>
                <w:szCs w:val="20"/>
              </w:rPr>
              <w:t>observation_id</w:t>
            </w:r>
            <w:proofErr w:type="spellEnd"/>
          </w:p>
        </w:tc>
        <w:tc>
          <w:tcPr>
            <w:tcW w:w="4530" w:type="dxa"/>
            <w:tcMar>
              <w:top w:w="100" w:type="dxa"/>
              <w:left w:w="100" w:type="dxa"/>
              <w:bottom w:w="100" w:type="dxa"/>
              <w:right w:w="100" w:type="dxa"/>
            </w:tcMar>
          </w:tcPr>
          <w:p w:rsidR="00C04CAC" w:rsidRDefault="00D60ADC" w14:paraId="782B3E3C" w14:textId="77777777">
            <w:pPr>
              <w:widowControl w:val="0"/>
              <w:pBdr>
                <w:top w:val="nil"/>
                <w:left w:val="nil"/>
                <w:bottom w:val="nil"/>
                <w:right w:val="nil"/>
                <w:between w:val="nil"/>
              </w:pBdr>
              <w:spacing w:line="240" w:lineRule="auto"/>
              <w:rPr>
                <w:sz w:val="20"/>
                <w:szCs w:val="20"/>
              </w:rPr>
            </w:pPr>
            <w:r>
              <w:rPr>
                <w:sz w:val="20"/>
                <w:szCs w:val="20"/>
              </w:rPr>
              <w:t xml:space="preserve">Contains clinical facts about a patient that cannot be represented by any other domain (e.g., treatment response). </w:t>
            </w:r>
          </w:p>
        </w:tc>
      </w:tr>
      <w:tr w:rsidR="00C04CAC" w14:paraId="76B2F8C2" w14:textId="77777777">
        <w:tc>
          <w:tcPr>
            <w:tcW w:w="2355" w:type="dxa"/>
            <w:tcMar>
              <w:top w:w="100" w:type="dxa"/>
              <w:left w:w="100" w:type="dxa"/>
              <w:bottom w:w="100" w:type="dxa"/>
              <w:right w:w="100" w:type="dxa"/>
            </w:tcMar>
          </w:tcPr>
          <w:p w:rsidR="00C04CAC" w:rsidRDefault="00D60ADC" w14:paraId="25551794" w14:textId="77777777">
            <w:pPr>
              <w:widowControl w:val="0"/>
              <w:pBdr>
                <w:top w:val="nil"/>
                <w:left w:val="nil"/>
                <w:bottom w:val="nil"/>
                <w:right w:val="nil"/>
                <w:between w:val="nil"/>
              </w:pBdr>
              <w:spacing w:line="240" w:lineRule="auto"/>
              <w:rPr>
                <w:sz w:val="20"/>
                <w:szCs w:val="20"/>
              </w:rPr>
            </w:pPr>
            <w:r>
              <w:rPr>
                <w:sz w:val="20"/>
                <w:szCs w:val="20"/>
              </w:rPr>
              <w:t>episode</w:t>
            </w:r>
          </w:p>
        </w:tc>
        <w:tc>
          <w:tcPr>
            <w:tcW w:w="2715" w:type="dxa"/>
            <w:tcMar>
              <w:top w:w="100" w:type="dxa"/>
              <w:left w:w="100" w:type="dxa"/>
              <w:bottom w:w="100" w:type="dxa"/>
              <w:right w:w="100" w:type="dxa"/>
            </w:tcMar>
          </w:tcPr>
          <w:p w:rsidR="00C04CAC" w:rsidRDefault="00D60ADC" w14:paraId="2D99E3E2" w14:textId="77777777">
            <w:pPr>
              <w:widowControl w:val="0"/>
              <w:pBdr>
                <w:top w:val="nil"/>
                <w:left w:val="nil"/>
                <w:bottom w:val="nil"/>
                <w:right w:val="nil"/>
                <w:between w:val="nil"/>
              </w:pBdr>
              <w:spacing w:line="240" w:lineRule="auto"/>
              <w:rPr>
                <w:i/>
                <w:iCs/>
                <w:sz w:val="20"/>
                <w:szCs w:val="20"/>
              </w:rPr>
            </w:pPr>
            <w:proofErr w:type="spellStart"/>
            <w:r>
              <w:rPr>
                <w:i/>
                <w:iCs/>
                <w:sz w:val="20"/>
                <w:szCs w:val="20"/>
              </w:rPr>
              <w:t>episode_id</w:t>
            </w:r>
            <w:proofErr w:type="spellEnd"/>
          </w:p>
        </w:tc>
        <w:tc>
          <w:tcPr>
            <w:tcW w:w="4530" w:type="dxa"/>
            <w:tcMar>
              <w:top w:w="100" w:type="dxa"/>
              <w:left w:w="100" w:type="dxa"/>
              <w:bottom w:w="100" w:type="dxa"/>
              <w:right w:w="100" w:type="dxa"/>
            </w:tcMar>
          </w:tcPr>
          <w:p w:rsidR="00C04CAC" w:rsidRDefault="00D60ADC" w14:paraId="7014FDB5" w14:textId="77777777">
            <w:pPr>
              <w:widowControl w:val="0"/>
              <w:pBdr>
                <w:top w:val="nil"/>
                <w:left w:val="nil"/>
                <w:bottom w:val="nil"/>
                <w:right w:val="nil"/>
                <w:between w:val="nil"/>
              </w:pBdr>
              <w:spacing w:line="240" w:lineRule="auto"/>
              <w:rPr>
                <w:sz w:val="20"/>
                <w:szCs w:val="20"/>
              </w:rPr>
            </w:pPr>
            <w:r>
              <w:rPr>
                <w:sz w:val="20"/>
                <w:szCs w:val="20"/>
              </w:rPr>
              <w:t>Aggregates clinical events into a higher-level structure</w:t>
            </w:r>
          </w:p>
        </w:tc>
      </w:tr>
      <w:tr w:rsidR="00C04CAC" w14:paraId="36A2318D" w14:textId="77777777">
        <w:tc>
          <w:tcPr>
            <w:tcW w:w="2355" w:type="dxa"/>
            <w:tcMar>
              <w:top w:w="100" w:type="dxa"/>
              <w:left w:w="100" w:type="dxa"/>
              <w:bottom w:w="100" w:type="dxa"/>
              <w:right w:w="100" w:type="dxa"/>
            </w:tcMar>
          </w:tcPr>
          <w:p w:rsidR="00C04CAC" w:rsidRDefault="00D60ADC" w14:paraId="547CC236" w14:textId="77777777">
            <w:pPr>
              <w:widowControl w:val="0"/>
              <w:pBdr>
                <w:top w:val="nil"/>
                <w:left w:val="nil"/>
                <w:bottom w:val="nil"/>
                <w:right w:val="nil"/>
                <w:between w:val="nil"/>
              </w:pBdr>
              <w:spacing w:line="240" w:lineRule="auto"/>
              <w:rPr>
                <w:sz w:val="20"/>
                <w:szCs w:val="20"/>
              </w:rPr>
            </w:pPr>
            <w:proofErr w:type="spellStart"/>
            <w:r>
              <w:rPr>
                <w:sz w:val="20"/>
                <w:szCs w:val="20"/>
              </w:rPr>
              <w:t>episode_event</w:t>
            </w:r>
            <w:proofErr w:type="spellEnd"/>
          </w:p>
        </w:tc>
        <w:tc>
          <w:tcPr>
            <w:tcW w:w="2715" w:type="dxa"/>
            <w:tcMar>
              <w:top w:w="100" w:type="dxa"/>
              <w:left w:w="100" w:type="dxa"/>
              <w:bottom w:w="100" w:type="dxa"/>
              <w:right w:w="100" w:type="dxa"/>
            </w:tcMar>
          </w:tcPr>
          <w:p w:rsidR="00C04CAC" w:rsidRDefault="00D60ADC" w14:paraId="3161A9A1" w14:textId="77777777">
            <w:pPr>
              <w:widowControl w:val="0"/>
              <w:pBdr>
                <w:top w:val="nil"/>
                <w:left w:val="nil"/>
                <w:bottom w:val="nil"/>
                <w:right w:val="nil"/>
                <w:between w:val="nil"/>
              </w:pBdr>
              <w:spacing w:line="240" w:lineRule="auto"/>
              <w:rPr>
                <w:i/>
                <w:iCs/>
                <w:sz w:val="20"/>
                <w:szCs w:val="20"/>
              </w:rPr>
            </w:pPr>
            <w:r>
              <w:rPr>
                <w:i/>
                <w:iCs/>
                <w:sz w:val="20"/>
                <w:szCs w:val="20"/>
              </w:rPr>
              <w:t>None</w:t>
            </w:r>
          </w:p>
        </w:tc>
        <w:tc>
          <w:tcPr>
            <w:tcW w:w="4530" w:type="dxa"/>
            <w:tcMar>
              <w:top w:w="100" w:type="dxa"/>
              <w:left w:w="100" w:type="dxa"/>
              <w:bottom w:w="100" w:type="dxa"/>
              <w:right w:w="100" w:type="dxa"/>
            </w:tcMar>
          </w:tcPr>
          <w:p w:rsidR="00C04CAC" w:rsidRDefault="00D60ADC" w14:paraId="1825D8F4" w14:textId="77777777">
            <w:pPr>
              <w:widowControl w:val="0"/>
              <w:pBdr>
                <w:top w:val="nil"/>
                <w:left w:val="nil"/>
                <w:bottom w:val="nil"/>
                <w:right w:val="nil"/>
                <w:between w:val="nil"/>
              </w:pBdr>
              <w:spacing w:line="240" w:lineRule="auto"/>
              <w:rPr>
                <w:sz w:val="20"/>
                <w:szCs w:val="20"/>
              </w:rPr>
            </w:pPr>
            <w:r>
              <w:rPr>
                <w:sz w:val="20"/>
                <w:szCs w:val="20"/>
              </w:rPr>
              <w:t>Links individual events (drug exposure, procedures, measurements, …) to their respective episodes.</w:t>
            </w:r>
          </w:p>
        </w:tc>
      </w:tr>
    </w:tbl>
    <w:p w:rsidR="00C04CAC" w:rsidRDefault="00C04CAC" w14:paraId="0DE4B5B7" w14:textId="77777777">
      <w:pPr>
        <w:widowControl w:val="0"/>
        <w:shd w:val="clear" w:color="auto" w:fill="FFFFFF"/>
        <w:spacing w:line="360" w:lineRule="auto"/>
        <w:jc w:val="both"/>
      </w:pPr>
    </w:p>
    <w:p w:rsidR="00C04CAC" w:rsidP="13E6EF31" w:rsidRDefault="00D60ADC" w14:paraId="3724166B" w14:textId="77777777">
      <w:pPr>
        <w:widowControl w:val="0"/>
        <w:shd w:val="clear" w:color="auto" w:fill="FFFFFF" w:themeFill="background1"/>
        <w:spacing w:line="360" w:lineRule="auto"/>
        <w:jc w:val="both"/>
      </w:pPr>
      <w:r>
        <w:t xml:space="preserve">A complete description of each table can be found </w:t>
      </w:r>
      <w:hyperlink w:anchor="person" r:id="rId18">
        <w:r w:rsidRPr="13E6EF31">
          <w:rPr>
            <w:color w:val="1155CC"/>
            <w:u w:val="single"/>
          </w:rPr>
          <w:t>here</w:t>
        </w:r>
      </w:hyperlink>
      <w:r>
        <w:t>.</w:t>
      </w:r>
    </w:p>
    <w:p w:rsidR="00C04CAC" w:rsidRDefault="00D60ADC" w14:paraId="66204FF1" w14:textId="77777777">
      <w:pPr>
        <w:widowControl w:val="0"/>
        <w:shd w:val="clear" w:color="auto" w:fill="FFFFFF"/>
        <w:spacing w:line="360" w:lineRule="auto"/>
        <w:jc w:val="both"/>
      </w:pPr>
      <w:r>
        <w:rPr>
          <w:noProof/>
          <w:lang w:val="it-IT" w:eastAsia="it-IT"/>
        </w:rPr>
        <w:drawing>
          <wp:inline distT="114300" distB="114300" distL="114300" distR="114300" wp14:anchorId="41F50A8D" wp14:editId="07777777">
            <wp:extent cx="5850000" cy="3556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850000" cy="3556000"/>
                    </a:xfrm>
                    <a:prstGeom prst="rect">
                      <a:avLst/>
                    </a:prstGeom>
                    <a:ln/>
                  </pic:spPr>
                </pic:pic>
              </a:graphicData>
            </a:graphic>
          </wp:inline>
        </w:drawing>
      </w:r>
    </w:p>
    <w:p w:rsidR="00C04CAC" w:rsidRDefault="00C04CAC" w14:paraId="2DBF0D7D" w14:textId="77777777">
      <w:pPr>
        <w:widowControl w:val="0"/>
        <w:shd w:val="clear" w:color="auto" w:fill="FFFFFF"/>
        <w:spacing w:line="360" w:lineRule="auto"/>
        <w:jc w:val="both"/>
      </w:pPr>
    </w:p>
    <w:p w:rsidR="00C04CAC" w:rsidRDefault="604EC3C7" w14:paraId="0FF4CAEE" w14:textId="77777777">
      <w:pPr>
        <w:pStyle w:val="Heading2"/>
        <w:widowControl w:val="0"/>
        <w:spacing w:before="0" w:after="240" w:line="240" w:lineRule="auto"/>
        <w:rPr>
          <w:b/>
          <w:bCs/>
        </w:rPr>
      </w:pPr>
      <w:bookmarkStart w:name="_Toc853356394" w:id="7"/>
      <w:r w:rsidRPr="00A78828">
        <w:rPr>
          <w:b/>
          <w:bCs/>
        </w:rPr>
        <w:t>3.2 Tables</w:t>
      </w:r>
      <w:bookmarkEnd w:id="7"/>
    </w:p>
    <w:p w:rsidR="00C04CAC" w:rsidRDefault="604EC3C7" w14:paraId="70A05668" w14:textId="77777777">
      <w:pPr>
        <w:pStyle w:val="Heading3"/>
      </w:pPr>
      <w:bookmarkStart w:name="_Toc1413881419" w:id="8"/>
      <w:r>
        <w:t>3.2.1 person</w:t>
      </w:r>
      <w:bookmarkEnd w:id="8"/>
    </w:p>
    <w:tbl>
      <w:tblPr>
        <w:tblStyle w:val="a4"/>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55"/>
        <w:gridCol w:w="2520"/>
        <w:gridCol w:w="4725"/>
      </w:tblGrid>
      <w:tr w:rsidR="00C04CAC" w14:paraId="4509E577" w14:textId="77777777">
        <w:tc>
          <w:tcPr>
            <w:tcW w:w="2355" w:type="dxa"/>
            <w:tcMar>
              <w:top w:w="100" w:type="dxa"/>
              <w:left w:w="100" w:type="dxa"/>
              <w:bottom w:w="100" w:type="dxa"/>
              <w:right w:w="100" w:type="dxa"/>
            </w:tcMar>
          </w:tcPr>
          <w:p w:rsidR="00C04CAC" w:rsidRDefault="00D60ADC" w14:paraId="4DE3DC5E" w14:textId="77777777">
            <w:pPr>
              <w:widowControl w:val="0"/>
              <w:spacing w:line="240" w:lineRule="auto"/>
              <w:rPr>
                <w:b/>
                <w:bCs/>
                <w:sz w:val="20"/>
                <w:szCs w:val="20"/>
              </w:rPr>
            </w:pPr>
            <w:r>
              <w:rPr>
                <w:b/>
                <w:bCs/>
                <w:sz w:val="20"/>
                <w:szCs w:val="20"/>
              </w:rPr>
              <w:t>Field</w:t>
            </w:r>
          </w:p>
        </w:tc>
        <w:tc>
          <w:tcPr>
            <w:tcW w:w="2520" w:type="dxa"/>
            <w:tcMar>
              <w:top w:w="100" w:type="dxa"/>
              <w:left w:w="100" w:type="dxa"/>
              <w:bottom w:w="100" w:type="dxa"/>
              <w:right w:w="100" w:type="dxa"/>
            </w:tcMar>
          </w:tcPr>
          <w:p w:rsidR="00C04CAC" w:rsidRDefault="00D60ADC" w14:paraId="50C169A7" w14:textId="77777777">
            <w:pPr>
              <w:widowControl w:val="0"/>
              <w:spacing w:line="240" w:lineRule="auto"/>
              <w:rPr>
                <w:b/>
                <w:bCs/>
                <w:sz w:val="20"/>
                <w:szCs w:val="20"/>
              </w:rPr>
            </w:pPr>
            <w:r>
              <w:rPr>
                <w:b/>
                <w:bCs/>
                <w:sz w:val="20"/>
                <w:szCs w:val="20"/>
              </w:rPr>
              <w:t>Is Foreign Key to …</w:t>
            </w:r>
          </w:p>
        </w:tc>
        <w:tc>
          <w:tcPr>
            <w:tcW w:w="4725" w:type="dxa"/>
            <w:tcMar>
              <w:top w:w="100" w:type="dxa"/>
              <w:left w:w="100" w:type="dxa"/>
              <w:bottom w:w="100" w:type="dxa"/>
              <w:right w:w="100" w:type="dxa"/>
            </w:tcMar>
          </w:tcPr>
          <w:p w:rsidR="00C04CAC" w:rsidRDefault="00D60ADC" w14:paraId="25546E3C" w14:textId="77777777">
            <w:pPr>
              <w:widowControl w:val="0"/>
              <w:spacing w:line="240" w:lineRule="auto"/>
              <w:rPr>
                <w:b/>
                <w:bCs/>
                <w:sz w:val="20"/>
                <w:szCs w:val="20"/>
              </w:rPr>
            </w:pPr>
            <w:r>
              <w:rPr>
                <w:b/>
                <w:bCs/>
                <w:sz w:val="20"/>
                <w:szCs w:val="20"/>
              </w:rPr>
              <w:t>Notes</w:t>
            </w:r>
          </w:p>
        </w:tc>
      </w:tr>
      <w:tr w:rsidR="00C04CAC" w14:paraId="6AB50CAB" w14:textId="77777777">
        <w:tc>
          <w:tcPr>
            <w:tcW w:w="2355" w:type="dxa"/>
            <w:tcMar>
              <w:top w:w="100" w:type="dxa"/>
              <w:left w:w="100" w:type="dxa"/>
              <w:bottom w:w="100" w:type="dxa"/>
              <w:right w:w="100" w:type="dxa"/>
            </w:tcMar>
          </w:tcPr>
          <w:p w:rsidR="00C04CAC" w:rsidRDefault="00D60ADC" w14:paraId="1B6CD28B" w14:textId="77777777">
            <w:pPr>
              <w:widowControl w:val="0"/>
              <w:spacing w:line="240" w:lineRule="auto"/>
              <w:rPr>
                <w:i/>
                <w:iCs/>
                <w:sz w:val="20"/>
                <w:szCs w:val="20"/>
              </w:rPr>
            </w:pPr>
            <w:proofErr w:type="spellStart"/>
            <w:r>
              <w:rPr>
                <w:i/>
                <w:iCs/>
                <w:sz w:val="20"/>
                <w:szCs w:val="20"/>
              </w:rPr>
              <w:t>person_id</w:t>
            </w:r>
            <w:proofErr w:type="spellEnd"/>
          </w:p>
        </w:tc>
        <w:tc>
          <w:tcPr>
            <w:tcW w:w="2520" w:type="dxa"/>
            <w:tcMar>
              <w:top w:w="100" w:type="dxa"/>
              <w:left w:w="100" w:type="dxa"/>
              <w:bottom w:w="100" w:type="dxa"/>
              <w:right w:w="100" w:type="dxa"/>
            </w:tcMar>
          </w:tcPr>
          <w:p w:rsidR="00C04CAC" w:rsidRDefault="00C04CAC" w14:paraId="6B62F1B3" w14:textId="77777777">
            <w:pPr>
              <w:widowControl w:val="0"/>
              <w:spacing w:line="240" w:lineRule="auto"/>
              <w:rPr>
                <w:sz w:val="20"/>
                <w:szCs w:val="20"/>
                <w:u w:val="single"/>
              </w:rPr>
            </w:pPr>
          </w:p>
        </w:tc>
        <w:tc>
          <w:tcPr>
            <w:tcW w:w="4725" w:type="dxa"/>
            <w:tcMar>
              <w:top w:w="100" w:type="dxa"/>
              <w:left w:w="100" w:type="dxa"/>
              <w:bottom w:w="100" w:type="dxa"/>
              <w:right w:w="100" w:type="dxa"/>
            </w:tcMar>
          </w:tcPr>
          <w:p w:rsidR="00C04CAC" w:rsidRDefault="00C04CAC" w14:paraId="02F2C34E" w14:textId="77777777">
            <w:pPr>
              <w:widowControl w:val="0"/>
              <w:spacing w:line="240" w:lineRule="auto"/>
              <w:rPr>
                <w:sz w:val="20"/>
                <w:szCs w:val="20"/>
              </w:rPr>
            </w:pPr>
          </w:p>
        </w:tc>
      </w:tr>
      <w:tr w:rsidR="00C04CAC" w14:paraId="7B3C42FF" w14:textId="77777777">
        <w:tc>
          <w:tcPr>
            <w:tcW w:w="2355" w:type="dxa"/>
            <w:tcMar>
              <w:top w:w="100" w:type="dxa"/>
              <w:left w:w="100" w:type="dxa"/>
              <w:bottom w:w="100" w:type="dxa"/>
              <w:right w:w="100" w:type="dxa"/>
            </w:tcMar>
          </w:tcPr>
          <w:p w:rsidR="00C04CAC" w:rsidRDefault="00D60ADC" w14:paraId="5827D436" w14:textId="77777777">
            <w:pPr>
              <w:widowControl w:val="0"/>
              <w:spacing w:line="240" w:lineRule="auto"/>
              <w:rPr>
                <w:sz w:val="20"/>
                <w:szCs w:val="20"/>
              </w:rPr>
            </w:pPr>
            <w:proofErr w:type="spellStart"/>
            <w:r>
              <w:rPr>
                <w:sz w:val="20"/>
                <w:szCs w:val="20"/>
              </w:rPr>
              <w:t>gender_concept_id</w:t>
            </w:r>
            <w:proofErr w:type="spellEnd"/>
          </w:p>
        </w:tc>
        <w:tc>
          <w:tcPr>
            <w:tcW w:w="2520" w:type="dxa"/>
            <w:tcMar>
              <w:top w:w="100" w:type="dxa"/>
              <w:left w:w="100" w:type="dxa"/>
              <w:bottom w:w="100" w:type="dxa"/>
              <w:right w:w="100" w:type="dxa"/>
            </w:tcMar>
          </w:tcPr>
          <w:p w:rsidR="00C04CAC" w:rsidRDefault="00D60ADC" w14:paraId="7055B27B" w14:textId="77777777">
            <w:pPr>
              <w:widowControl w:val="0"/>
              <w:spacing w:line="240" w:lineRule="auto"/>
              <w:rPr>
                <w:sz w:val="20"/>
                <w:szCs w:val="20"/>
              </w:rPr>
            </w:pPr>
            <w:r>
              <w:rPr>
                <w:sz w:val="20"/>
                <w:szCs w:val="20"/>
              </w:rPr>
              <w:t>concept table</w:t>
            </w:r>
          </w:p>
        </w:tc>
        <w:tc>
          <w:tcPr>
            <w:tcW w:w="4725" w:type="dxa"/>
            <w:tcMar>
              <w:top w:w="100" w:type="dxa"/>
              <w:left w:w="100" w:type="dxa"/>
              <w:bottom w:w="100" w:type="dxa"/>
              <w:right w:w="100" w:type="dxa"/>
            </w:tcMar>
          </w:tcPr>
          <w:p w:rsidR="00C04CAC" w:rsidRDefault="00C04CAC" w14:paraId="680A4E5D" w14:textId="77777777">
            <w:pPr>
              <w:widowControl w:val="0"/>
              <w:spacing w:line="240" w:lineRule="auto"/>
              <w:rPr>
                <w:sz w:val="20"/>
                <w:szCs w:val="20"/>
              </w:rPr>
            </w:pPr>
          </w:p>
        </w:tc>
      </w:tr>
      <w:tr w:rsidR="00C04CAC" w14:paraId="22A5E0D9" w14:textId="77777777">
        <w:tc>
          <w:tcPr>
            <w:tcW w:w="2355" w:type="dxa"/>
            <w:tcMar>
              <w:top w:w="100" w:type="dxa"/>
              <w:left w:w="100" w:type="dxa"/>
              <w:bottom w:w="100" w:type="dxa"/>
              <w:right w:w="100" w:type="dxa"/>
            </w:tcMar>
          </w:tcPr>
          <w:p w:rsidR="00C04CAC" w:rsidRDefault="00D60ADC" w14:paraId="74DD7A36" w14:textId="77777777">
            <w:pPr>
              <w:widowControl w:val="0"/>
              <w:spacing w:line="240" w:lineRule="auto"/>
              <w:rPr>
                <w:sz w:val="20"/>
                <w:szCs w:val="20"/>
              </w:rPr>
            </w:pPr>
            <w:proofErr w:type="spellStart"/>
            <w:r>
              <w:rPr>
                <w:sz w:val="20"/>
                <w:szCs w:val="20"/>
              </w:rPr>
              <w:t>year_of_birth</w:t>
            </w:r>
            <w:proofErr w:type="spellEnd"/>
          </w:p>
        </w:tc>
        <w:tc>
          <w:tcPr>
            <w:tcW w:w="2520" w:type="dxa"/>
            <w:tcMar>
              <w:top w:w="100" w:type="dxa"/>
              <w:left w:w="100" w:type="dxa"/>
              <w:bottom w:w="100" w:type="dxa"/>
              <w:right w:w="100" w:type="dxa"/>
            </w:tcMar>
          </w:tcPr>
          <w:p w:rsidR="00C04CAC" w:rsidRDefault="00C04CAC" w14:paraId="19219836"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296FEF7D" w14:textId="77777777">
            <w:pPr>
              <w:widowControl w:val="0"/>
              <w:spacing w:line="240" w:lineRule="auto"/>
              <w:rPr>
                <w:sz w:val="20"/>
                <w:szCs w:val="20"/>
              </w:rPr>
            </w:pPr>
          </w:p>
        </w:tc>
      </w:tr>
      <w:tr w:rsidR="00C04CAC" w14:paraId="18F21493" w14:textId="77777777">
        <w:tc>
          <w:tcPr>
            <w:tcW w:w="2355" w:type="dxa"/>
            <w:tcMar>
              <w:top w:w="100" w:type="dxa"/>
              <w:left w:w="100" w:type="dxa"/>
              <w:bottom w:w="100" w:type="dxa"/>
              <w:right w:w="100" w:type="dxa"/>
            </w:tcMar>
          </w:tcPr>
          <w:p w:rsidR="00C04CAC" w:rsidRDefault="00D60ADC" w14:paraId="6C1E52E1" w14:textId="77777777">
            <w:pPr>
              <w:widowControl w:val="0"/>
              <w:spacing w:line="240" w:lineRule="auto"/>
              <w:rPr>
                <w:sz w:val="20"/>
                <w:szCs w:val="20"/>
              </w:rPr>
            </w:pPr>
            <w:proofErr w:type="spellStart"/>
            <w:r>
              <w:rPr>
                <w:sz w:val="20"/>
                <w:szCs w:val="20"/>
              </w:rPr>
              <w:t>month_of_birth</w:t>
            </w:r>
            <w:proofErr w:type="spellEnd"/>
          </w:p>
        </w:tc>
        <w:tc>
          <w:tcPr>
            <w:tcW w:w="2520" w:type="dxa"/>
            <w:tcMar>
              <w:top w:w="100" w:type="dxa"/>
              <w:left w:w="100" w:type="dxa"/>
              <w:bottom w:w="100" w:type="dxa"/>
              <w:right w:w="100" w:type="dxa"/>
            </w:tcMar>
          </w:tcPr>
          <w:p w:rsidR="00C04CAC" w:rsidRDefault="00C04CAC" w14:paraId="7194DBDC"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769D0D3C" w14:textId="77777777">
            <w:pPr>
              <w:widowControl w:val="0"/>
              <w:spacing w:line="240" w:lineRule="auto"/>
              <w:rPr>
                <w:sz w:val="20"/>
                <w:szCs w:val="20"/>
              </w:rPr>
            </w:pPr>
          </w:p>
        </w:tc>
      </w:tr>
      <w:tr w:rsidR="00C04CAC" w14:paraId="33DFCE4C" w14:textId="77777777">
        <w:tc>
          <w:tcPr>
            <w:tcW w:w="2355" w:type="dxa"/>
            <w:tcMar>
              <w:top w:w="100" w:type="dxa"/>
              <w:left w:w="100" w:type="dxa"/>
              <w:bottom w:w="100" w:type="dxa"/>
              <w:right w:w="100" w:type="dxa"/>
            </w:tcMar>
          </w:tcPr>
          <w:p w:rsidR="00C04CAC" w:rsidRDefault="00D60ADC" w14:paraId="1EEA9B12" w14:textId="77777777">
            <w:pPr>
              <w:widowControl w:val="0"/>
              <w:spacing w:line="240" w:lineRule="auto"/>
              <w:rPr>
                <w:sz w:val="20"/>
                <w:szCs w:val="20"/>
              </w:rPr>
            </w:pPr>
            <w:proofErr w:type="spellStart"/>
            <w:r>
              <w:rPr>
                <w:sz w:val="20"/>
                <w:szCs w:val="20"/>
              </w:rPr>
              <w:t>day_of_birth</w:t>
            </w:r>
            <w:proofErr w:type="spellEnd"/>
          </w:p>
        </w:tc>
        <w:tc>
          <w:tcPr>
            <w:tcW w:w="2520" w:type="dxa"/>
            <w:tcMar>
              <w:top w:w="100" w:type="dxa"/>
              <w:left w:w="100" w:type="dxa"/>
              <w:bottom w:w="100" w:type="dxa"/>
              <w:right w:w="100" w:type="dxa"/>
            </w:tcMar>
          </w:tcPr>
          <w:p w:rsidR="00C04CAC" w:rsidRDefault="00C04CAC" w14:paraId="54CD245A"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1231BE67" w14:textId="77777777">
            <w:pPr>
              <w:widowControl w:val="0"/>
              <w:spacing w:line="240" w:lineRule="auto"/>
              <w:rPr>
                <w:sz w:val="20"/>
                <w:szCs w:val="20"/>
              </w:rPr>
            </w:pPr>
          </w:p>
        </w:tc>
      </w:tr>
    </w:tbl>
    <w:p w:rsidR="00C04CAC" w:rsidRDefault="604EC3C7" w14:paraId="5E247865" w14:textId="77777777">
      <w:pPr>
        <w:pStyle w:val="Heading3"/>
      </w:pPr>
      <w:bookmarkStart w:name="_Toc1125636791" w:id="9"/>
      <w:r>
        <w:t>3.2.2 observation_period</w:t>
      </w:r>
      <w:bookmarkEnd w:id="9"/>
    </w:p>
    <w:tbl>
      <w:tblPr>
        <w:tblStyle w:val="a5"/>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45"/>
        <w:gridCol w:w="2430"/>
        <w:gridCol w:w="4725"/>
      </w:tblGrid>
      <w:tr w:rsidR="00C04CAC" w14:paraId="665C8574" w14:textId="77777777">
        <w:tc>
          <w:tcPr>
            <w:tcW w:w="2445" w:type="dxa"/>
            <w:tcMar>
              <w:top w:w="100" w:type="dxa"/>
              <w:left w:w="100" w:type="dxa"/>
              <w:bottom w:w="100" w:type="dxa"/>
              <w:right w:w="100" w:type="dxa"/>
            </w:tcMar>
          </w:tcPr>
          <w:p w:rsidR="00C04CAC" w:rsidRDefault="00D60ADC" w14:paraId="422AB0FD" w14:textId="77777777">
            <w:pPr>
              <w:widowControl w:val="0"/>
              <w:spacing w:line="240" w:lineRule="auto"/>
              <w:rPr>
                <w:b/>
                <w:bCs/>
                <w:sz w:val="20"/>
                <w:szCs w:val="20"/>
              </w:rPr>
            </w:pPr>
            <w:r>
              <w:rPr>
                <w:b/>
                <w:bCs/>
                <w:sz w:val="20"/>
                <w:szCs w:val="20"/>
              </w:rPr>
              <w:t>Field</w:t>
            </w:r>
          </w:p>
        </w:tc>
        <w:tc>
          <w:tcPr>
            <w:tcW w:w="2430" w:type="dxa"/>
            <w:tcMar>
              <w:top w:w="100" w:type="dxa"/>
              <w:left w:w="100" w:type="dxa"/>
              <w:bottom w:w="100" w:type="dxa"/>
              <w:right w:w="100" w:type="dxa"/>
            </w:tcMar>
          </w:tcPr>
          <w:p w:rsidR="00C04CAC" w:rsidRDefault="00D60ADC" w14:paraId="00C6E4F7" w14:textId="77777777">
            <w:pPr>
              <w:widowControl w:val="0"/>
              <w:spacing w:line="240" w:lineRule="auto"/>
              <w:rPr>
                <w:b/>
                <w:bCs/>
                <w:sz w:val="20"/>
                <w:szCs w:val="20"/>
              </w:rPr>
            </w:pPr>
            <w:r>
              <w:rPr>
                <w:b/>
                <w:bCs/>
                <w:sz w:val="20"/>
                <w:szCs w:val="20"/>
              </w:rPr>
              <w:t>Is Foreign Key to …</w:t>
            </w:r>
          </w:p>
        </w:tc>
        <w:tc>
          <w:tcPr>
            <w:tcW w:w="4725" w:type="dxa"/>
            <w:tcMar>
              <w:top w:w="100" w:type="dxa"/>
              <w:left w:w="100" w:type="dxa"/>
              <w:bottom w:w="100" w:type="dxa"/>
              <w:right w:w="100" w:type="dxa"/>
            </w:tcMar>
          </w:tcPr>
          <w:p w:rsidR="00C04CAC" w:rsidRDefault="00D60ADC" w14:paraId="4707AF9E" w14:textId="77777777">
            <w:pPr>
              <w:widowControl w:val="0"/>
              <w:spacing w:line="240" w:lineRule="auto"/>
              <w:rPr>
                <w:b/>
                <w:bCs/>
                <w:sz w:val="20"/>
                <w:szCs w:val="20"/>
              </w:rPr>
            </w:pPr>
            <w:r>
              <w:rPr>
                <w:b/>
                <w:bCs/>
                <w:sz w:val="20"/>
                <w:szCs w:val="20"/>
              </w:rPr>
              <w:t>Notes</w:t>
            </w:r>
          </w:p>
        </w:tc>
      </w:tr>
      <w:tr w:rsidR="00C04CAC" w14:paraId="6D69F8A5" w14:textId="77777777">
        <w:tc>
          <w:tcPr>
            <w:tcW w:w="2445" w:type="dxa"/>
            <w:tcMar>
              <w:top w:w="100" w:type="dxa"/>
              <w:left w:w="100" w:type="dxa"/>
              <w:bottom w:w="100" w:type="dxa"/>
              <w:right w:w="100" w:type="dxa"/>
            </w:tcMar>
          </w:tcPr>
          <w:p w:rsidR="00C04CAC" w:rsidRDefault="00D60ADC" w14:paraId="3D137848" w14:textId="77777777">
            <w:pPr>
              <w:widowControl w:val="0"/>
              <w:spacing w:line="240" w:lineRule="auto"/>
              <w:rPr>
                <w:i/>
                <w:iCs/>
                <w:sz w:val="20"/>
                <w:szCs w:val="20"/>
              </w:rPr>
            </w:pPr>
            <w:proofErr w:type="spellStart"/>
            <w:r>
              <w:rPr>
                <w:i/>
                <w:iCs/>
                <w:sz w:val="20"/>
                <w:szCs w:val="20"/>
              </w:rPr>
              <w:t>observation_period_id</w:t>
            </w:r>
            <w:proofErr w:type="spellEnd"/>
          </w:p>
        </w:tc>
        <w:tc>
          <w:tcPr>
            <w:tcW w:w="2430" w:type="dxa"/>
            <w:tcMar>
              <w:top w:w="100" w:type="dxa"/>
              <w:left w:w="100" w:type="dxa"/>
              <w:bottom w:w="100" w:type="dxa"/>
              <w:right w:w="100" w:type="dxa"/>
            </w:tcMar>
          </w:tcPr>
          <w:p w:rsidR="00C04CAC" w:rsidRDefault="00C04CAC" w14:paraId="36FEB5B0" w14:textId="77777777">
            <w:pPr>
              <w:widowControl w:val="0"/>
              <w:spacing w:line="240" w:lineRule="auto"/>
              <w:rPr>
                <w:sz w:val="20"/>
                <w:szCs w:val="20"/>
                <w:u w:val="single"/>
              </w:rPr>
            </w:pPr>
          </w:p>
        </w:tc>
        <w:tc>
          <w:tcPr>
            <w:tcW w:w="4725" w:type="dxa"/>
            <w:tcMar>
              <w:top w:w="100" w:type="dxa"/>
              <w:left w:w="100" w:type="dxa"/>
              <w:bottom w:w="100" w:type="dxa"/>
              <w:right w:w="100" w:type="dxa"/>
            </w:tcMar>
          </w:tcPr>
          <w:p w:rsidR="00C04CAC" w:rsidRDefault="00C04CAC" w14:paraId="30D7AA69" w14:textId="77777777">
            <w:pPr>
              <w:widowControl w:val="0"/>
              <w:spacing w:line="240" w:lineRule="auto"/>
              <w:rPr>
                <w:sz w:val="20"/>
                <w:szCs w:val="20"/>
              </w:rPr>
            </w:pPr>
          </w:p>
        </w:tc>
      </w:tr>
      <w:tr w:rsidR="00C04CAC" w14:paraId="43F998D7" w14:textId="77777777">
        <w:tc>
          <w:tcPr>
            <w:tcW w:w="2445" w:type="dxa"/>
            <w:tcMar>
              <w:top w:w="100" w:type="dxa"/>
              <w:left w:w="100" w:type="dxa"/>
              <w:bottom w:w="100" w:type="dxa"/>
              <w:right w:w="100" w:type="dxa"/>
            </w:tcMar>
          </w:tcPr>
          <w:p w:rsidR="00C04CAC" w:rsidRDefault="00D60ADC" w14:paraId="31E23697" w14:textId="77777777">
            <w:pPr>
              <w:widowControl w:val="0"/>
              <w:spacing w:line="240" w:lineRule="auto"/>
              <w:rPr>
                <w:sz w:val="20"/>
                <w:szCs w:val="20"/>
              </w:rPr>
            </w:pPr>
            <w:proofErr w:type="spellStart"/>
            <w:r>
              <w:rPr>
                <w:sz w:val="20"/>
                <w:szCs w:val="20"/>
              </w:rPr>
              <w:t>person_id</w:t>
            </w:r>
            <w:proofErr w:type="spellEnd"/>
          </w:p>
        </w:tc>
        <w:tc>
          <w:tcPr>
            <w:tcW w:w="2430" w:type="dxa"/>
            <w:tcMar>
              <w:top w:w="100" w:type="dxa"/>
              <w:left w:w="100" w:type="dxa"/>
              <w:bottom w:w="100" w:type="dxa"/>
              <w:right w:w="100" w:type="dxa"/>
            </w:tcMar>
          </w:tcPr>
          <w:p w:rsidR="00C04CAC" w:rsidRDefault="00D60ADC" w14:paraId="5C06CEC3" w14:textId="77777777">
            <w:pPr>
              <w:widowControl w:val="0"/>
              <w:spacing w:line="240" w:lineRule="auto"/>
              <w:rPr>
                <w:sz w:val="20"/>
                <w:szCs w:val="20"/>
              </w:rPr>
            </w:pPr>
            <w:r>
              <w:rPr>
                <w:sz w:val="20"/>
                <w:szCs w:val="20"/>
              </w:rPr>
              <w:t>person</w:t>
            </w:r>
          </w:p>
        </w:tc>
        <w:tc>
          <w:tcPr>
            <w:tcW w:w="4725" w:type="dxa"/>
            <w:tcMar>
              <w:top w:w="100" w:type="dxa"/>
              <w:left w:w="100" w:type="dxa"/>
              <w:bottom w:w="100" w:type="dxa"/>
              <w:right w:w="100" w:type="dxa"/>
            </w:tcMar>
          </w:tcPr>
          <w:p w:rsidR="00C04CAC" w:rsidRDefault="00C04CAC" w14:paraId="7196D064" w14:textId="77777777">
            <w:pPr>
              <w:widowControl w:val="0"/>
              <w:spacing w:line="240" w:lineRule="auto"/>
              <w:rPr>
                <w:sz w:val="20"/>
                <w:szCs w:val="20"/>
              </w:rPr>
            </w:pPr>
          </w:p>
        </w:tc>
      </w:tr>
      <w:tr w:rsidR="00C04CAC" w14:paraId="64990FB9" w14:textId="77777777">
        <w:tc>
          <w:tcPr>
            <w:tcW w:w="2445" w:type="dxa"/>
            <w:tcMar>
              <w:top w:w="100" w:type="dxa"/>
              <w:left w:w="100" w:type="dxa"/>
              <w:bottom w:w="100" w:type="dxa"/>
              <w:right w:w="100" w:type="dxa"/>
            </w:tcMar>
          </w:tcPr>
          <w:p w:rsidR="00C04CAC" w:rsidRDefault="00D60ADC" w14:paraId="6D16CA5D" w14:textId="77777777">
            <w:pPr>
              <w:widowControl w:val="0"/>
              <w:spacing w:line="240" w:lineRule="auto"/>
              <w:rPr>
                <w:sz w:val="20"/>
                <w:szCs w:val="20"/>
              </w:rPr>
            </w:pPr>
            <w:proofErr w:type="spellStart"/>
            <w:r>
              <w:rPr>
                <w:sz w:val="20"/>
                <w:szCs w:val="20"/>
              </w:rPr>
              <w:t>observation_period</w:t>
            </w:r>
            <w:proofErr w:type="spellEnd"/>
            <w:r>
              <w:rPr>
                <w:sz w:val="20"/>
                <w:szCs w:val="20"/>
              </w:rPr>
              <w:t>_</w:t>
            </w:r>
            <w:r>
              <w:rPr>
                <w:sz w:val="20"/>
                <w:szCs w:val="20"/>
              </w:rPr>
              <w:br/>
            </w:r>
            <w:proofErr w:type="spellStart"/>
            <w:r>
              <w:rPr>
                <w:sz w:val="20"/>
                <w:szCs w:val="20"/>
              </w:rPr>
              <w:t>start_date</w:t>
            </w:r>
            <w:proofErr w:type="spellEnd"/>
          </w:p>
        </w:tc>
        <w:tc>
          <w:tcPr>
            <w:tcW w:w="2430" w:type="dxa"/>
            <w:tcMar>
              <w:top w:w="100" w:type="dxa"/>
              <w:left w:w="100" w:type="dxa"/>
              <w:bottom w:w="100" w:type="dxa"/>
              <w:right w:w="100" w:type="dxa"/>
            </w:tcMar>
          </w:tcPr>
          <w:p w:rsidR="00C04CAC" w:rsidRDefault="00C04CAC" w14:paraId="34FF1C98"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6D072C0D" w14:textId="77777777">
            <w:pPr>
              <w:widowControl w:val="0"/>
              <w:spacing w:line="240" w:lineRule="auto"/>
              <w:rPr>
                <w:sz w:val="20"/>
                <w:szCs w:val="20"/>
              </w:rPr>
            </w:pPr>
          </w:p>
        </w:tc>
      </w:tr>
      <w:tr w:rsidR="00C04CAC" w14:paraId="4C91E157" w14:textId="77777777">
        <w:tc>
          <w:tcPr>
            <w:tcW w:w="2445" w:type="dxa"/>
            <w:tcMar>
              <w:top w:w="100" w:type="dxa"/>
              <w:left w:w="100" w:type="dxa"/>
              <w:bottom w:w="100" w:type="dxa"/>
              <w:right w:w="100" w:type="dxa"/>
            </w:tcMar>
          </w:tcPr>
          <w:p w:rsidR="00C04CAC" w:rsidRDefault="00D60ADC" w14:paraId="7A3F3EF8" w14:textId="77777777">
            <w:pPr>
              <w:widowControl w:val="0"/>
              <w:spacing w:line="240" w:lineRule="auto"/>
              <w:rPr>
                <w:sz w:val="20"/>
                <w:szCs w:val="20"/>
              </w:rPr>
            </w:pPr>
            <w:proofErr w:type="spellStart"/>
            <w:r>
              <w:rPr>
                <w:sz w:val="20"/>
                <w:szCs w:val="20"/>
              </w:rPr>
              <w:t>observation_period</w:t>
            </w:r>
            <w:proofErr w:type="spellEnd"/>
            <w:r>
              <w:rPr>
                <w:sz w:val="20"/>
                <w:szCs w:val="20"/>
              </w:rPr>
              <w:t>_</w:t>
            </w:r>
            <w:r>
              <w:rPr>
                <w:sz w:val="20"/>
                <w:szCs w:val="20"/>
              </w:rPr>
              <w:br/>
            </w:r>
            <w:proofErr w:type="spellStart"/>
            <w:r>
              <w:rPr>
                <w:sz w:val="20"/>
                <w:szCs w:val="20"/>
              </w:rPr>
              <w:t>end_date</w:t>
            </w:r>
            <w:proofErr w:type="spellEnd"/>
          </w:p>
        </w:tc>
        <w:tc>
          <w:tcPr>
            <w:tcW w:w="2430" w:type="dxa"/>
            <w:tcMar>
              <w:top w:w="100" w:type="dxa"/>
              <w:left w:w="100" w:type="dxa"/>
              <w:bottom w:w="100" w:type="dxa"/>
              <w:right w:w="100" w:type="dxa"/>
            </w:tcMar>
          </w:tcPr>
          <w:p w:rsidR="00C04CAC" w:rsidRDefault="00C04CAC" w14:paraId="48A21919"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D60ADC" w14:paraId="790CF8C6" w14:textId="77777777">
            <w:pPr>
              <w:widowControl w:val="0"/>
              <w:spacing w:line="240" w:lineRule="auto"/>
              <w:rPr>
                <w:sz w:val="20"/>
                <w:szCs w:val="20"/>
              </w:rPr>
            </w:pPr>
            <w:r>
              <w:rPr>
                <w:sz w:val="20"/>
                <w:szCs w:val="20"/>
              </w:rPr>
              <w:t>Used for censoring time in survival analysis</w:t>
            </w:r>
          </w:p>
        </w:tc>
      </w:tr>
      <w:tr w:rsidR="00C04CAC" w14:paraId="293CA3C4" w14:textId="77777777">
        <w:tc>
          <w:tcPr>
            <w:tcW w:w="2445" w:type="dxa"/>
            <w:tcMar>
              <w:top w:w="100" w:type="dxa"/>
              <w:left w:w="100" w:type="dxa"/>
              <w:bottom w:w="100" w:type="dxa"/>
              <w:right w:w="100" w:type="dxa"/>
            </w:tcMar>
          </w:tcPr>
          <w:p w:rsidR="00C04CAC" w:rsidRDefault="00D60ADC" w14:paraId="6782A5A8" w14:textId="77777777">
            <w:pPr>
              <w:widowControl w:val="0"/>
              <w:spacing w:line="240" w:lineRule="auto"/>
              <w:rPr>
                <w:sz w:val="20"/>
                <w:szCs w:val="20"/>
              </w:rPr>
            </w:pPr>
            <w:proofErr w:type="spellStart"/>
            <w:r>
              <w:rPr>
                <w:sz w:val="20"/>
                <w:szCs w:val="20"/>
              </w:rPr>
              <w:t>period_type_concept_id</w:t>
            </w:r>
            <w:proofErr w:type="spellEnd"/>
          </w:p>
        </w:tc>
        <w:tc>
          <w:tcPr>
            <w:tcW w:w="2430" w:type="dxa"/>
            <w:tcMar>
              <w:top w:w="100" w:type="dxa"/>
              <w:left w:w="100" w:type="dxa"/>
              <w:bottom w:w="100" w:type="dxa"/>
              <w:right w:w="100" w:type="dxa"/>
            </w:tcMar>
          </w:tcPr>
          <w:p w:rsidR="00C04CAC" w:rsidRDefault="00D60ADC" w14:paraId="4DC26261"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C04CAC" w14:paraId="6BD18F9B" w14:textId="77777777">
            <w:pPr>
              <w:widowControl w:val="0"/>
              <w:spacing w:line="240" w:lineRule="auto"/>
              <w:rPr>
                <w:sz w:val="20"/>
                <w:szCs w:val="20"/>
              </w:rPr>
            </w:pPr>
          </w:p>
        </w:tc>
      </w:tr>
    </w:tbl>
    <w:p w:rsidR="00C04CAC" w:rsidRDefault="604EC3C7" w14:paraId="2FCCB9E4" w14:textId="77777777">
      <w:pPr>
        <w:pStyle w:val="Heading3"/>
      </w:pPr>
      <w:bookmarkStart w:name="_Toc478876668" w:id="10"/>
      <w:r>
        <w:t>3.2.3 condition_occurrence</w:t>
      </w:r>
      <w:bookmarkEnd w:id="10"/>
    </w:p>
    <w:tbl>
      <w:tblPr>
        <w:tblStyle w:val="a6"/>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15"/>
        <w:gridCol w:w="2460"/>
        <w:gridCol w:w="4725"/>
      </w:tblGrid>
      <w:tr w:rsidR="00C04CAC" w14:paraId="7CC558E9" w14:textId="77777777">
        <w:tc>
          <w:tcPr>
            <w:tcW w:w="2415" w:type="dxa"/>
            <w:tcMar>
              <w:top w:w="100" w:type="dxa"/>
              <w:left w:w="100" w:type="dxa"/>
              <w:bottom w:w="100" w:type="dxa"/>
              <w:right w:w="100" w:type="dxa"/>
            </w:tcMar>
          </w:tcPr>
          <w:p w:rsidR="00C04CAC" w:rsidRDefault="00D60ADC" w14:paraId="6943B3D2" w14:textId="77777777">
            <w:pPr>
              <w:widowControl w:val="0"/>
              <w:spacing w:line="240" w:lineRule="auto"/>
              <w:rPr>
                <w:b/>
                <w:bCs/>
                <w:sz w:val="20"/>
                <w:szCs w:val="20"/>
              </w:rPr>
            </w:pPr>
            <w:r>
              <w:rPr>
                <w:b/>
                <w:bCs/>
                <w:sz w:val="20"/>
                <w:szCs w:val="20"/>
              </w:rPr>
              <w:t>Field</w:t>
            </w:r>
          </w:p>
        </w:tc>
        <w:tc>
          <w:tcPr>
            <w:tcW w:w="2460" w:type="dxa"/>
            <w:tcMar>
              <w:top w:w="100" w:type="dxa"/>
              <w:left w:w="100" w:type="dxa"/>
              <w:bottom w:w="100" w:type="dxa"/>
              <w:right w:w="100" w:type="dxa"/>
            </w:tcMar>
          </w:tcPr>
          <w:p w:rsidR="00C04CAC" w:rsidRDefault="00D60ADC" w14:paraId="22DAA89F" w14:textId="77777777">
            <w:pPr>
              <w:widowControl w:val="0"/>
              <w:spacing w:line="240" w:lineRule="auto"/>
              <w:rPr>
                <w:b/>
                <w:bCs/>
                <w:sz w:val="20"/>
                <w:szCs w:val="20"/>
              </w:rPr>
            </w:pPr>
            <w:r>
              <w:rPr>
                <w:b/>
                <w:bCs/>
                <w:sz w:val="20"/>
                <w:szCs w:val="20"/>
              </w:rPr>
              <w:t>Is Foreign Key to …</w:t>
            </w:r>
          </w:p>
        </w:tc>
        <w:tc>
          <w:tcPr>
            <w:tcW w:w="4725" w:type="dxa"/>
            <w:tcMar>
              <w:top w:w="100" w:type="dxa"/>
              <w:left w:w="100" w:type="dxa"/>
              <w:bottom w:w="100" w:type="dxa"/>
              <w:right w:w="100" w:type="dxa"/>
            </w:tcMar>
          </w:tcPr>
          <w:p w:rsidR="00C04CAC" w:rsidRDefault="00D60ADC" w14:paraId="2E961B28" w14:textId="77777777">
            <w:pPr>
              <w:widowControl w:val="0"/>
              <w:spacing w:line="240" w:lineRule="auto"/>
              <w:rPr>
                <w:b/>
                <w:bCs/>
                <w:sz w:val="20"/>
                <w:szCs w:val="20"/>
              </w:rPr>
            </w:pPr>
            <w:r>
              <w:rPr>
                <w:b/>
                <w:bCs/>
                <w:sz w:val="20"/>
                <w:szCs w:val="20"/>
              </w:rPr>
              <w:t>Notes</w:t>
            </w:r>
          </w:p>
        </w:tc>
      </w:tr>
      <w:tr w:rsidR="00C04CAC" w14:paraId="32D95C51" w14:textId="77777777">
        <w:tc>
          <w:tcPr>
            <w:tcW w:w="2415" w:type="dxa"/>
            <w:tcMar>
              <w:top w:w="100" w:type="dxa"/>
              <w:left w:w="100" w:type="dxa"/>
              <w:bottom w:w="100" w:type="dxa"/>
              <w:right w:w="100" w:type="dxa"/>
            </w:tcMar>
          </w:tcPr>
          <w:p w:rsidR="00C04CAC" w:rsidRDefault="00D60ADC" w14:paraId="1515E51E" w14:textId="77777777">
            <w:pPr>
              <w:widowControl w:val="0"/>
              <w:spacing w:line="240" w:lineRule="auto"/>
              <w:rPr>
                <w:i/>
                <w:iCs/>
                <w:sz w:val="20"/>
                <w:szCs w:val="20"/>
              </w:rPr>
            </w:pPr>
            <w:proofErr w:type="spellStart"/>
            <w:r>
              <w:rPr>
                <w:i/>
                <w:iCs/>
                <w:sz w:val="20"/>
                <w:szCs w:val="20"/>
              </w:rPr>
              <w:t>condition_occurrence_id</w:t>
            </w:r>
            <w:proofErr w:type="spellEnd"/>
          </w:p>
        </w:tc>
        <w:tc>
          <w:tcPr>
            <w:tcW w:w="2460" w:type="dxa"/>
            <w:tcMar>
              <w:top w:w="100" w:type="dxa"/>
              <w:left w:w="100" w:type="dxa"/>
              <w:bottom w:w="100" w:type="dxa"/>
              <w:right w:w="100" w:type="dxa"/>
            </w:tcMar>
          </w:tcPr>
          <w:p w:rsidR="00C04CAC" w:rsidRDefault="00C04CAC" w14:paraId="238601FE" w14:textId="77777777">
            <w:pPr>
              <w:widowControl w:val="0"/>
              <w:spacing w:line="240" w:lineRule="auto"/>
              <w:rPr>
                <w:sz w:val="20"/>
                <w:szCs w:val="20"/>
                <w:u w:val="single"/>
              </w:rPr>
            </w:pPr>
          </w:p>
        </w:tc>
        <w:tc>
          <w:tcPr>
            <w:tcW w:w="4725" w:type="dxa"/>
            <w:tcMar>
              <w:top w:w="100" w:type="dxa"/>
              <w:left w:w="100" w:type="dxa"/>
              <w:bottom w:w="100" w:type="dxa"/>
              <w:right w:w="100" w:type="dxa"/>
            </w:tcMar>
          </w:tcPr>
          <w:p w:rsidR="00C04CAC" w:rsidRDefault="00C04CAC" w14:paraId="0F3CABC7" w14:textId="77777777">
            <w:pPr>
              <w:widowControl w:val="0"/>
              <w:spacing w:line="240" w:lineRule="auto"/>
              <w:rPr>
                <w:sz w:val="20"/>
                <w:szCs w:val="20"/>
              </w:rPr>
            </w:pPr>
          </w:p>
        </w:tc>
      </w:tr>
      <w:tr w:rsidR="00C04CAC" w14:paraId="281CD334" w14:textId="77777777">
        <w:tc>
          <w:tcPr>
            <w:tcW w:w="2415" w:type="dxa"/>
            <w:tcMar>
              <w:top w:w="100" w:type="dxa"/>
              <w:left w:w="100" w:type="dxa"/>
              <w:bottom w:w="100" w:type="dxa"/>
              <w:right w:w="100" w:type="dxa"/>
            </w:tcMar>
          </w:tcPr>
          <w:p w:rsidR="00C04CAC" w:rsidRDefault="00D60ADC" w14:paraId="17B5979E" w14:textId="77777777">
            <w:pPr>
              <w:widowControl w:val="0"/>
              <w:spacing w:line="240" w:lineRule="auto"/>
              <w:rPr>
                <w:sz w:val="20"/>
                <w:szCs w:val="20"/>
              </w:rPr>
            </w:pPr>
            <w:proofErr w:type="spellStart"/>
            <w:r>
              <w:rPr>
                <w:sz w:val="20"/>
                <w:szCs w:val="20"/>
              </w:rPr>
              <w:t>person_id</w:t>
            </w:r>
            <w:proofErr w:type="spellEnd"/>
          </w:p>
        </w:tc>
        <w:tc>
          <w:tcPr>
            <w:tcW w:w="2460" w:type="dxa"/>
            <w:tcMar>
              <w:top w:w="100" w:type="dxa"/>
              <w:left w:w="100" w:type="dxa"/>
              <w:bottom w:w="100" w:type="dxa"/>
              <w:right w:w="100" w:type="dxa"/>
            </w:tcMar>
          </w:tcPr>
          <w:p w:rsidR="00C04CAC" w:rsidRDefault="00D60ADC" w14:paraId="4CFEB42B" w14:textId="77777777">
            <w:pPr>
              <w:widowControl w:val="0"/>
              <w:spacing w:line="240" w:lineRule="auto"/>
              <w:rPr>
                <w:sz w:val="20"/>
                <w:szCs w:val="20"/>
              </w:rPr>
            </w:pPr>
            <w:r>
              <w:rPr>
                <w:sz w:val="20"/>
                <w:szCs w:val="20"/>
              </w:rPr>
              <w:t>person</w:t>
            </w:r>
          </w:p>
        </w:tc>
        <w:tc>
          <w:tcPr>
            <w:tcW w:w="4725" w:type="dxa"/>
            <w:tcMar>
              <w:top w:w="100" w:type="dxa"/>
              <w:left w:w="100" w:type="dxa"/>
              <w:bottom w:w="100" w:type="dxa"/>
              <w:right w:w="100" w:type="dxa"/>
            </w:tcMar>
          </w:tcPr>
          <w:p w:rsidR="00C04CAC" w:rsidRDefault="00C04CAC" w14:paraId="5B08B5D1" w14:textId="77777777">
            <w:pPr>
              <w:widowControl w:val="0"/>
              <w:spacing w:line="240" w:lineRule="auto"/>
              <w:rPr>
                <w:sz w:val="20"/>
                <w:szCs w:val="20"/>
              </w:rPr>
            </w:pPr>
          </w:p>
        </w:tc>
      </w:tr>
      <w:tr w:rsidR="00C04CAC" w14:paraId="2080A27A" w14:textId="77777777">
        <w:tc>
          <w:tcPr>
            <w:tcW w:w="2415" w:type="dxa"/>
            <w:tcMar>
              <w:top w:w="100" w:type="dxa"/>
              <w:left w:w="100" w:type="dxa"/>
              <w:bottom w:w="100" w:type="dxa"/>
              <w:right w:w="100" w:type="dxa"/>
            </w:tcMar>
          </w:tcPr>
          <w:p w:rsidR="00C04CAC" w:rsidRDefault="00D60ADC" w14:paraId="6C05BA6D" w14:textId="77777777">
            <w:pPr>
              <w:widowControl w:val="0"/>
              <w:spacing w:line="240" w:lineRule="auto"/>
              <w:rPr>
                <w:sz w:val="20"/>
                <w:szCs w:val="20"/>
              </w:rPr>
            </w:pPr>
            <w:proofErr w:type="spellStart"/>
            <w:r>
              <w:rPr>
                <w:sz w:val="20"/>
                <w:szCs w:val="20"/>
              </w:rPr>
              <w:t>condition_start_date</w:t>
            </w:r>
            <w:proofErr w:type="spellEnd"/>
          </w:p>
        </w:tc>
        <w:tc>
          <w:tcPr>
            <w:tcW w:w="2460" w:type="dxa"/>
            <w:tcMar>
              <w:top w:w="100" w:type="dxa"/>
              <w:left w:w="100" w:type="dxa"/>
              <w:bottom w:w="100" w:type="dxa"/>
              <w:right w:w="100" w:type="dxa"/>
            </w:tcMar>
          </w:tcPr>
          <w:p w:rsidR="00C04CAC" w:rsidRDefault="00C04CAC" w14:paraId="16DEB4AB"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D60ADC" w14:paraId="39305EA7" w14:textId="77777777">
            <w:pPr>
              <w:widowControl w:val="0"/>
              <w:spacing w:line="240" w:lineRule="auto"/>
              <w:rPr>
                <w:sz w:val="20"/>
                <w:szCs w:val="20"/>
              </w:rPr>
            </w:pPr>
            <w:r>
              <w:rPr>
                <w:sz w:val="20"/>
                <w:szCs w:val="20"/>
              </w:rPr>
              <w:t xml:space="preserve">For MM, the date of diagnosis of symptomatic MM. </w:t>
            </w:r>
            <w:proofErr w:type="spellStart"/>
            <w:r>
              <w:rPr>
                <w:sz w:val="20"/>
                <w:szCs w:val="20"/>
              </w:rPr>
              <w:t>Smoldering</w:t>
            </w:r>
            <w:proofErr w:type="spellEnd"/>
            <w:r>
              <w:rPr>
                <w:sz w:val="20"/>
                <w:szCs w:val="20"/>
              </w:rPr>
              <w:t xml:space="preserve"> myeloma should be a separate condition.</w:t>
            </w:r>
          </w:p>
        </w:tc>
      </w:tr>
      <w:tr w:rsidR="00C04CAC" w14:paraId="72C2E860" w14:textId="77777777">
        <w:tc>
          <w:tcPr>
            <w:tcW w:w="2415" w:type="dxa"/>
            <w:tcMar>
              <w:top w:w="100" w:type="dxa"/>
              <w:left w:w="100" w:type="dxa"/>
              <w:bottom w:w="100" w:type="dxa"/>
              <w:right w:w="100" w:type="dxa"/>
            </w:tcMar>
          </w:tcPr>
          <w:p w:rsidR="00C04CAC" w:rsidRDefault="00D60ADC" w14:paraId="528100B2" w14:textId="77777777">
            <w:pPr>
              <w:widowControl w:val="0"/>
              <w:spacing w:line="240" w:lineRule="auto"/>
              <w:rPr>
                <w:sz w:val="20"/>
                <w:szCs w:val="20"/>
              </w:rPr>
            </w:pPr>
            <w:proofErr w:type="spellStart"/>
            <w:r>
              <w:rPr>
                <w:sz w:val="20"/>
                <w:szCs w:val="20"/>
              </w:rPr>
              <w:t>condition_end_date</w:t>
            </w:r>
            <w:proofErr w:type="spellEnd"/>
          </w:p>
        </w:tc>
        <w:tc>
          <w:tcPr>
            <w:tcW w:w="2460" w:type="dxa"/>
            <w:tcMar>
              <w:top w:w="100" w:type="dxa"/>
              <w:left w:w="100" w:type="dxa"/>
              <w:bottom w:w="100" w:type="dxa"/>
              <w:right w:w="100" w:type="dxa"/>
            </w:tcMar>
          </w:tcPr>
          <w:p w:rsidR="00C04CAC" w:rsidRDefault="00C04CAC" w14:paraId="0AD9C6F4"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4B1F511A" w14:textId="77777777">
            <w:pPr>
              <w:widowControl w:val="0"/>
              <w:spacing w:line="240" w:lineRule="auto"/>
              <w:rPr>
                <w:sz w:val="20"/>
                <w:szCs w:val="20"/>
              </w:rPr>
            </w:pPr>
          </w:p>
        </w:tc>
      </w:tr>
      <w:tr w:rsidR="00C04CAC" w14:paraId="43E6AF98" w14:textId="77777777">
        <w:tc>
          <w:tcPr>
            <w:tcW w:w="2415" w:type="dxa"/>
            <w:tcMar>
              <w:top w:w="100" w:type="dxa"/>
              <w:left w:w="100" w:type="dxa"/>
              <w:bottom w:w="100" w:type="dxa"/>
              <w:right w:w="100" w:type="dxa"/>
            </w:tcMar>
          </w:tcPr>
          <w:p w:rsidR="00C04CAC" w:rsidRDefault="00D60ADC" w14:paraId="52F87BDC" w14:textId="77777777">
            <w:pPr>
              <w:widowControl w:val="0"/>
              <w:spacing w:line="240" w:lineRule="auto"/>
              <w:rPr>
                <w:sz w:val="20"/>
                <w:szCs w:val="20"/>
              </w:rPr>
            </w:pPr>
            <w:proofErr w:type="spellStart"/>
            <w:r>
              <w:rPr>
                <w:sz w:val="20"/>
                <w:szCs w:val="20"/>
              </w:rPr>
              <w:t>visit_occurrence_id</w:t>
            </w:r>
            <w:proofErr w:type="spellEnd"/>
          </w:p>
        </w:tc>
        <w:tc>
          <w:tcPr>
            <w:tcW w:w="2460" w:type="dxa"/>
            <w:tcMar>
              <w:top w:w="100" w:type="dxa"/>
              <w:left w:w="100" w:type="dxa"/>
              <w:bottom w:w="100" w:type="dxa"/>
              <w:right w:w="100" w:type="dxa"/>
            </w:tcMar>
          </w:tcPr>
          <w:p w:rsidR="00C04CAC" w:rsidRDefault="00D60ADC" w14:paraId="487AC8F7" w14:textId="77777777">
            <w:pPr>
              <w:widowControl w:val="0"/>
              <w:spacing w:line="240" w:lineRule="auto"/>
              <w:rPr>
                <w:sz w:val="20"/>
                <w:szCs w:val="20"/>
              </w:rPr>
            </w:pPr>
            <w:proofErr w:type="spellStart"/>
            <w:r>
              <w:rPr>
                <w:sz w:val="20"/>
                <w:szCs w:val="20"/>
              </w:rPr>
              <w:t>visit_occurrence</w:t>
            </w:r>
            <w:proofErr w:type="spellEnd"/>
          </w:p>
        </w:tc>
        <w:tc>
          <w:tcPr>
            <w:tcW w:w="4725" w:type="dxa"/>
            <w:tcMar>
              <w:top w:w="100" w:type="dxa"/>
              <w:left w:w="100" w:type="dxa"/>
              <w:bottom w:w="100" w:type="dxa"/>
              <w:right w:w="100" w:type="dxa"/>
            </w:tcMar>
          </w:tcPr>
          <w:p w:rsidR="00C04CAC" w:rsidRDefault="00D60ADC" w14:paraId="70629B1D" w14:textId="77777777">
            <w:pPr>
              <w:widowControl w:val="0"/>
              <w:spacing w:line="240" w:lineRule="auto"/>
              <w:rPr>
                <w:sz w:val="20"/>
                <w:szCs w:val="20"/>
              </w:rPr>
            </w:pPr>
            <w:r>
              <w:rPr>
                <w:sz w:val="20"/>
                <w:szCs w:val="20"/>
              </w:rPr>
              <w:t>Visit of diagnosis</w:t>
            </w:r>
          </w:p>
        </w:tc>
      </w:tr>
      <w:tr w:rsidR="00C04CAC" w14:paraId="0439CFD6" w14:textId="77777777">
        <w:tc>
          <w:tcPr>
            <w:tcW w:w="2415" w:type="dxa"/>
            <w:tcMar>
              <w:top w:w="100" w:type="dxa"/>
              <w:left w:w="100" w:type="dxa"/>
              <w:bottom w:w="100" w:type="dxa"/>
              <w:right w:w="100" w:type="dxa"/>
            </w:tcMar>
          </w:tcPr>
          <w:p w:rsidR="00C04CAC" w:rsidRDefault="00D60ADC" w14:paraId="63047AA3" w14:textId="77777777">
            <w:pPr>
              <w:widowControl w:val="0"/>
              <w:spacing w:line="240" w:lineRule="auto"/>
              <w:rPr>
                <w:sz w:val="20"/>
                <w:szCs w:val="20"/>
              </w:rPr>
            </w:pPr>
            <w:proofErr w:type="spellStart"/>
            <w:r>
              <w:rPr>
                <w:sz w:val="20"/>
                <w:szCs w:val="20"/>
              </w:rPr>
              <w:t>condition_concept_id</w:t>
            </w:r>
            <w:proofErr w:type="spellEnd"/>
          </w:p>
        </w:tc>
        <w:tc>
          <w:tcPr>
            <w:tcW w:w="2460" w:type="dxa"/>
            <w:tcMar>
              <w:top w:w="100" w:type="dxa"/>
              <w:left w:w="100" w:type="dxa"/>
              <w:bottom w:w="100" w:type="dxa"/>
              <w:right w:w="100" w:type="dxa"/>
            </w:tcMar>
          </w:tcPr>
          <w:p w:rsidR="00C04CAC" w:rsidRDefault="00D60ADC" w14:paraId="1BB27065"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D60ADC" w14:paraId="530ED294" w14:textId="77777777">
            <w:pPr>
              <w:widowControl w:val="0"/>
              <w:spacing w:line="240" w:lineRule="auto"/>
              <w:rPr>
                <w:sz w:val="20"/>
                <w:szCs w:val="20"/>
              </w:rPr>
            </w:pPr>
            <w:r>
              <w:rPr>
                <w:sz w:val="20"/>
                <w:szCs w:val="20"/>
              </w:rPr>
              <w:t xml:space="preserve">E.g., 437233 for MM or 4184985 for </w:t>
            </w:r>
            <w:proofErr w:type="spellStart"/>
            <w:r>
              <w:rPr>
                <w:sz w:val="20"/>
                <w:szCs w:val="20"/>
              </w:rPr>
              <w:t>smoldering</w:t>
            </w:r>
            <w:proofErr w:type="spellEnd"/>
            <w:r>
              <w:rPr>
                <w:sz w:val="20"/>
                <w:szCs w:val="20"/>
              </w:rPr>
              <w:t xml:space="preserve"> myeloma</w:t>
            </w:r>
          </w:p>
        </w:tc>
      </w:tr>
    </w:tbl>
    <w:p w:rsidR="00C04CAC" w:rsidRDefault="604EC3C7" w14:paraId="41267849" w14:textId="77777777">
      <w:pPr>
        <w:pStyle w:val="Heading3"/>
      </w:pPr>
      <w:bookmarkStart w:name="_Toc1772087931" w:id="11"/>
      <w:r>
        <w:t>3.2.4 death</w:t>
      </w:r>
      <w:bookmarkEnd w:id="11"/>
    </w:p>
    <w:tbl>
      <w:tblPr>
        <w:tblStyle w:val="a7"/>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15"/>
        <w:gridCol w:w="2460"/>
        <w:gridCol w:w="4725"/>
      </w:tblGrid>
      <w:tr w:rsidR="00C04CAC" w14:paraId="71544357" w14:textId="77777777">
        <w:tc>
          <w:tcPr>
            <w:tcW w:w="2415" w:type="dxa"/>
            <w:tcMar>
              <w:top w:w="100" w:type="dxa"/>
              <w:left w:w="100" w:type="dxa"/>
              <w:bottom w:w="100" w:type="dxa"/>
              <w:right w:w="100" w:type="dxa"/>
            </w:tcMar>
          </w:tcPr>
          <w:p w:rsidR="00C04CAC" w:rsidRDefault="00D60ADC" w14:paraId="4FDF8C4D" w14:textId="77777777">
            <w:pPr>
              <w:widowControl w:val="0"/>
              <w:spacing w:line="240" w:lineRule="auto"/>
              <w:rPr>
                <w:b/>
                <w:bCs/>
                <w:sz w:val="20"/>
                <w:szCs w:val="20"/>
              </w:rPr>
            </w:pPr>
            <w:r>
              <w:rPr>
                <w:b/>
                <w:bCs/>
                <w:sz w:val="20"/>
                <w:szCs w:val="20"/>
              </w:rPr>
              <w:t>Field</w:t>
            </w:r>
          </w:p>
        </w:tc>
        <w:tc>
          <w:tcPr>
            <w:tcW w:w="2460" w:type="dxa"/>
            <w:tcMar>
              <w:top w:w="100" w:type="dxa"/>
              <w:left w:w="100" w:type="dxa"/>
              <w:bottom w:w="100" w:type="dxa"/>
              <w:right w:w="100" w:type="dxa"/>
            </w:tcMar>
          </w:tcPr>
          <w:p w:rsidR="00C04CAC" w:rsidRDefault="00D60ADC" w14:paraId="466B2BDB" w14:textId="77777777">
            <w:pPr>
              <w:widowControl w:val="0"/>
              <w:spacing w:line="240" w:lineRule="auto"/>
              <w:rPr>
                <w:b/>
                <w:bCs/>
                <w:sz w:val="20"/>
                <w:szCs w:val="20"/>
              </w:rPr>
            </w:pPr>
            <w:r>
              <w:rPr>
                <w:b/>
                <w:bCs/>
                <w:sz w:val="20"/>
                <w:szCs w:val="20"/>
              </w:rPr>
              <w:t>Is Foreign Key to …</w:t>
            </w:r>
          </w:p>
        </w:tc>
        <w:tc>
          <w:tcPr>
            <w:tcW w:w="4725" w:type="dxa"/>
            <w:tcMar>
              <w:top w:w="100" w:type="dxa"/>
              <w:left w:w="100" w:type="dxa"/>
              <w:bottom w:w="100" w:type="dxa"/>
              <w:right w:w="100" w:type="dxa"/>
            </w:tcMar>
          </w:tcPr>
          <w:p w:rsidR="00C04CAC" w:rsidRDefault="00D60ADC" w14:paraId="10CABCC5" w14:textId="77777777">
            <w:pPr>
              <w:widowControl w:val="0"/>
              <w:spacing w:line="240" w:lineRule="auto"/>
              <w:rPr>
                <w:b/>
                <w:bCs/>
                <w:sz w:val="20"/>
                <w:szCs w:val="20"/>
              </w:rPr>
            </w:pPr>
            <w:r>
              <w:rPr>
                <w:b/>
                <w:bCs/>
                <w:sz w:val="20"/>
                <w:szCs w:val="20"/>
              </w:rPr>
              <w:t>Notes</w:t>
            </w:r>
          </w:p>
        </w:tc>
      </w:tr>
      <w:tr w:rsidR="00C04CAC" w14:paraId="7D12593B" w14:textId="77777777">
        <w:tc>
          <w:tcPr>
            <w:tcW w:w="2415" w:type="dxa"/>
            <w:tcMar>
              <w:top w:w="100" w:type="dxa"/>
              <w:left w:w="100" w:type="dxa"/>
              <w:bottom w:w="100" w:type="dxa"/>
              <w:right w:w="100" w:type="dxa"/>
            </w:tcMar>
          </w:tcPr>
          <w:p w:rsidR="00C04CAC" w:rsidRDefault="00D60ADC" w14:paraId="3EE2208B" w14:textId="77777777">
            <w:pPr>
              <w:widowControl w:val="0"/>
              <w:spacing w:line="240" w:lineRule="auto"/>
              <w:rPr>
                <w:sz w:val="20"/>
                <w:szCs w:val="20"/>
              </w:rPr>
            </w:pPr>
            <w:proofErr w:type="spellStart"/>
            <w:r>
              <w:rPr>
                <w:sz w:val="20"/>
                <w:szCs w:val="20"/>
              </w:rPr>
              <w:t>person_id</w:t>
            </w:r>
            <w:proofErr w:type="spellEnd"/>
          </w:p>
        </w:tc>
        <w:tc>
          <w:tcPr>
            <w:tcW w:w="2460" w:type="dxa"/>
            <w:tcMar>
              <w:top w:w="100" w:type="dxa"/>
              <w:left w:w="100" w:type="dxa"/>
              <w:bottom w:w="100" w:type="dxa"/>
              <w:right w:w="100" w:type="dxa"/>
            </w:tcMar>
          </w:tcPr>
          <w:p w:rsidR="00C04CAC" w:rsidRDefault="00D60ADC" w14:paraId="3B8F5A03" w14:textId="77777777">
            <w:pPr>
              <w:widowControl w:val="0"/>
              <w:spacing w:line="240" w:lineRule="auto"/>
              <w:rPr>
                <w:sz w:val="20"/>
                <w:szCs w:val="20"/>
              </w:rPr>
            </w:pPr>
            <w:r>
              <w:rPr>
                <w:sz w:val="20"/>
                <w:szCs w:val="20"/>
              </w:rPr>
              <w:t>person</w:t>
            </w:r>
          </w:p>
        </w:tc>
        <w:tc>
          <w:tcPr>
            <w:tcW w:w="4725" w:type="dxa"/>
            <w:tcMar>
              <w:top w:w="100" w:type="dxa"/>
              <w:left w:w="100" w:type="dxa"/>
              <w:bottom w:w="100" w:type="dxa"/>
              <w:right w:w="100" w:type="dxa"/>
            </w:tcMar>
          </w:tcPr>
          <w:p w:rsidR="00C04CAC" w:rsidRDefault="00D60ADC" w14:paraId="27A99679" w14:textId="77777777">
            <w:pPr>
              <w:widowControl w:val="0"/>
              <w:spacing w:line="240" w:lineRule="auto"/>
              <w:rPr>
                <w:sz w:val="20"/>
                <w:szCs w:val="20"/>
              </w:rPr>
            </w:pPr>
            <w:r>
              <w:rPr>
                <w:sz w:val="20"/>
                <w:szCs w:val="20"/>
              </w:rPr>
              <w:t>No dedicated primary key for the death table</w:t>
            </w:r>
          </w:p>
        </w:tc>
      </w:tr>
      <w:tr w:rsidR="00C04CAC" w14:paraId="6D87CDDE" w14:textId="77777777">
        <w:tc>
          <w:tcPr>
            <w:tcW w:w="2415" w:type="dxa"/>
            <w:tcMar>
              <w:top w:w="100" w:type="dxa"/>
              <w:left w:w="100" w:type="dxa"/>
              <w:bottom w:w="100" w:type="dxa"/>
              <w:right w:w="100" w:type="dxa"/>
            </w:tcMar>
          </w:tcPr>
          <w:p w:rsidR="00C04CAC" w:rsidRDefault="00D60ADC" w14:paraId="74E57420" w14:textId="77777777">
            <w:pPr>
              <w:widowControl w:val="0"/>
              <w:spacing w:line="240" w:lineRule="auto"/>
              <w:rPr>
                <w:sz w:val="20"/>
                <w:szCs w:val="20"/>
              </w:rPr>
            </w:pPr>
            <w:proofErr w:type="spellStart"/>
            <w:r>
              <w:rPr>
                <w:sz w:val="20"/>
                <w:szCs w:val="20"/>
              </w:rPr>
              <w:t>death_date</w:t>
            </w:r>
            <w:proofErr w:type="spellEnd"/>
          </w:p>
        </w:tc>
        <w:tc>
          <w:tcPr>
            <w:tcW w:w="2460" w:type="dxa"/>
            <w:tcMar>
              <w:top w:w="100" w:type="dxa"/>
              <w:left w:w="100" w:type="dxa"/>
              <w:bottom w:w="100" w:type="dxa"/>
              <w:right w:w="100" w:type="dxa"/>
            </w:tcMar>
          </w:tcPr>
          <w:p w:rsidR="00C04CAC" w:rsidRDefault="00C04CAC" w14:paraId="65F9C3DC"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D60ADC" w14:paraId="09FB14F5" w14:textId="77777777">
            <w:pPr>
              <w:widowControl w:val="0"/>
              <w:spacing w:line="240" w:lineRule="auto"/>
              <w:rPr>
                <w:sz w:val="20"/>
                <w:szCs w:val="20"/>
              </w:rPr>
            </w:pPr>
            <w:r>
              <w:rPr>
                <w:sz w:val="20"/>
                <w:szCs w:val="20"/>
              </w:rPr>
              <w:t>Used for OS in survival analysis</w:t>
            </w:r>
          </w:p>
        </w:tc>
      </w:tr>
    </w:tbl>
    <w:p w:rsidR="00C04CAC" w:rsidRDefault="604EC3C7" w14:paraId="5241009D" w14:textId="77777777">
      <w:pPr>
        <w:pStyle w:val="Heading3"/>
      </w:pPr>
      <w:bookmarkStart w:name="_Toc1356413319" w:id="12"/>
      <w:r>
        <w:t>3.2.5 visit_occurrence</w:t>
      </w:r>
      <w:bookmarkEnd w:id="12"/>
      <w:r>
        <w:t xml:space="preserve"> </w:t>
      </w:r>
    </w:p>
    <w:tbl>
      <w:tblPr>
        <w:tblStyle w:val="a8"/>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15"/>
        <w:gridCol w:w="2460"/>
        <w:gridCol w:w="4725"/>
      </w:tblGrid>
      <w:tr w:rsidR="00C04CAC" w14:paraId="531CF9FB" w14:textId="77777777">
        <w:tc>
          <w:tcPr>
            <w:tcW w:w="2415" w:type="dxa"/>
            <w:tcMar>
              <w:top w:w="100" w:type="dxa"/>
              <w:left w:w="100" w:type="dxa"/>
              <w:bottom w:w="100" w:type="dxa"/>
              <w:right w:w="100" w:type="dxa"/>
            </w:tcMar>
          </w:tcPr>
          <w:p w:rsidR="00C04CAC" w:rsidRDefault="00D60ADC" w14:paraId="2EEABEC5" w14:textId="77777777">
            <w:pPr>
              <w:widowControl w:val="0"/>
              <w:spacing w:line="240" w:lineRule="auto"/>
              <w:rPr>
                <w:b/>
                <w:bCs/>
                <w:sz w:val="20"/>
                <w:szCs w:val="20"/>
              </w:rPr>
            </w:pPr>
            <w:r>
              <w:rPr>
                <w:b/>
                <w:bCs/>
                <w:sz w:val="20"/>
                <w:szCs w:val="20"/>
              </w:rPr>
              <w:t>Field</w:t>
            </w:r>
          </w:p>
        </w:tc>
        <w:tc>
          <w:tcPr>
            <w:tcW w:w="2460" w:type="dxa"/>
            <w:tcMar>
              <w:top w:w="100" w:type="dxa"/>
              <w:left w:w="100" w:type="dxa"/>
              <w:bottom w:w="100" w:type="dxa"/>
              <w:right w:w="100" w:type="dxa"/>
            </w:tcMar>
          </w:tcPr>
          <w:p w:rsidR="00C04CAC" w:rsidRDefault="00D60ADC" w14:paraId="2E152E51" w14:textId="77777777">
            <w:pPr>
              <w:widowControl w:val="0"/>
              <w:spacing w:line="240" w:lineRule="auto"/>
              <w:rPr>
                <w:b/>
                <w:bCs/>
                <w:sz w:val="20"/>
                <w:szCs w:val="20"/>
              </w:rPr>
            </w:pPr>
            <w:r>
              <w:rPr>
                <w:b/>
                <w:bCs/>
                <w:sz w:val="20"/>
                <w:szCs w:val="20"/>
              </w:rPr>
              <w:t>Is Foreign Key to …</w:t>
            </w:r>
          </w:p>
        </w:tc>
        <w:tc>
          <w:tcPr>
            <w:tcW w:w="4725" w:type="dxa"/>
            <w:tcMar>
              <w:top w:w="100" w:type="dxa"/>
              <w:left w:w="100" w:type="dxa"/>
              <w:bottom w:w="100" w:type="dxa"/>
              <w:right w:w="100" w:type="dxa"/>
            </w:tcMar>
          </w:tcPr>
          <w:p w:rsidR="00C04CAC" w:rsidRDefault="00D60ADC" w14:paraId="12ED57BD" w14:textId="77777777">
            <w:pPr>
              <w:widowControl w:val="0"/>
              <w:spacing w:line="240" w:lineRule="auto"/>
              <w:rPr>
                <w:b/>
                <w:bCs/>
                <w:sz w:val="20"/>
                <w:szCs w:val="20"/>
              </w:rPr>
            </w:pPr>
            <w:r>
              <w:rPr>
                <w:b/>
                <w:bCs/>
                <w:sz w:val="20"/>
                <w:szCs w:val="20"/>
              </w:rPr>
              <w:t>Notes</w:t>
            </w:r>
          </w:p>
        </w:tc>
      </w:tr>
      <w:tr w:rsidR="00C04CAC" w14:paraId="47B59478" w14:textId="77777777">
        <w:tc>
          <w:tcPr>
            <w:tcW w:w="2415" w:type="dxa"/>
            <w:tcMar>
              <w:top w:w="100" w:type="dxa"/>
              <w:left w:w="100" w:type="dxa"/>
              <w:bottom w:w="100" w:type="dxa"/>
              <w:right w:w="100" w:type="dxa"/>
            </w:tcMar>
          </w:tcPr>
          <w:p w:rsidR="00C04CAC" w:rsidRDefault="00D60ADC" w14:paraId="4DF5B992" w14:textId="77777777">
            <w:pPr>
              <w:widowControl w:val="0"/>
              <w:spacing w:line="240" w:lineRule="auto"/>
              <w:rPr>
                <w:i/>
                <w:iCs/>
                <w:sz w:val="20"/>
                <w:szCs w:val="20"/>
              </w:rPr>
            </w:pPr>
            <w:proofErr w:type="spellStart"/>
            <w:r>
              <w:rPr>
                <w:i/>
                <w:iCs/>
                <w:sz w:val="20"/>
                <w:szCs w:val="20"/>
              </w:rPr>
              <w:t>visit_occurrence_id</w:t>
            </w:r>
            <w:proofErr w:type="spellEnd"/>
          </w:p>
        </w:tc>
        <w:tc>
          <w:tcPr>
            <w:tcW w:w="2460" w:type="dxa"/>
            <w:tcMar>
              <w:top w:w="100" w:type="dxa"/>
              <w:left w:w="100" w:type="dxa"/>
              <w:bottom w:w="100" w:type="dxa"/>
              <w:right w:w="100" w:type="dxa"/>
            </w:tcMar>
          </w:tcPr>
          <w:p w:rsidR="00C04CAC" w:rsidRDefault="00C04CAC" w14:paraId="5023141B" w14:textId="77777777">
            <w:pPr>
              <w:widowControl w:val="0"/>
              <w:spacing w:line="240" w:lineRule="auto"/>
              <w:rPr>
                <w:sz w:val="20"/>
                <w:szCs w:val="20"/>
                <w:u w:val="single"/>
              </w:rPr>
            </w:pPr>
          </w:p>
        </w:tc>
        <w:tc>
          <w:tcPr>
            <w:tcW w:w="4725" w:type="dxa"/>
            <w:tcMar>
              <w:top w:w="100" w:type="dxa"/>
              <w:left w:w="100" w:type="dxa"/>
              <w:bottom w:w="100" w:type="dxa"/>
              <w:right w:w="100" w:type="dxa"/>
            </w:tcMar>
          </w:tcPr>
          <w:p w:rsidR="00C04CAC" w:rsidRDefault="00C04CAC" w14:paraId="1F3B1409" w14:textId="77777777">
            <w:pPr>
              <w:widowControl w:val="0"/>
              <w:spacing w:line="240" w:lineRule="auto"/>
              <w:rPr>
                <w:sz w:val="20"/>
                <w:szCs w:val="20"/>
              </w:rPr>
            </w:pPr>
          </w:p>
        </w:tc>
      </w:tr>
      <w:tr w:rsidR="00C04CAC" w14:paraId="51EF70C6" w14:textId="77777777">
        <w:tc>
          <w:tcPr>
            <w:tcW w:w="2415" w:type="dxa"/>
            <w:tcMar>
              <w:top w:w="100" w:type="dxa"/>
              <w:left w:w="100" w:type="dxa"/>
              <w:bottom w:w="100" w:type="dxa"/>
              <w:right w:w="100" w:type="dxa"/>
            </w:tcMar>
          </w:tcPr>
          <w:p w:rsidR="00C04CAC" w:rsidRDefault="00D60ADC" w14:paraId="3E66C301" w14:textId="77777777">
            <w:pPr>
              <w:widowControl w:val="0"/>
              <w:spacing w:line="240" w:lineRule="auto"/>
              <w:rPr>
                <w:sz w:val="20"/>
                <w:szCs w:val="20"/>
              </w:rPr>
            </w:pPr>
            <w:proofErr w:type="spellStart"/>
            <w:r>
              <w:rPr>
                <w:sz w:val="20"/>
                <w:szCs w:val="20"/>
              </w:rPr>
              <w:t>person_id</w:t>
            </w:r>
            <w:proofErr w:type="spellEnd"/>
          </w:p>
        </w:tc>
        <w:tc>
          <w:tcPr>
            <w:tcW w:w="2460" w:type="dxa"/>
            <w:tcMar>
              <w:top w:w="100" w:type="dxa"/>
              <w:left w:w="100" w:type="dxa"/>
              <w:bottom w:w="100" w:type="dxa"/>
              <w:right w:w="100" w:type="dxa"/>
            </w:tcMar>
          </w:tcPr>
          <w:p w:rsidR="00C04CAC" w:rsidRDefault="00D60ADC" w14:paraId="74BEAB87" w14:textId="77777777">
            <w:pPr>
              <w:widowControl w:val="0"/>
              <w:spacing w:line="240" w:lineRule="auto"/>
              <w:rPr>
                <w:sz w:val="20"/>
                <w:szCs w:val="20"/>
              </w:rPr>
            </w:pPr>
            <w:r>
              <w:rPr>
                <w:sz w:val="20"/>
                <w:szCs w:val="20"/>
              </w:rPr>
              <w:t>person</w:t>
            </w:r>
          </w:p>
        </w:tc>
        <w:tc>
          <w:tcPr>
            <w:tcW w:w="4725" w:type="dxa"/>
            <w:tcMar>
              <w:top w:w="100" w:type="dxa"/>
              <w:left w:w="100" w:type="dxa"/>
              <w:bottom w:w="100" w:type="dxa"/>
              <w:right w:w="100" w:type="dxa"/>
            </w:tcMar>
          </w:tcPr>
          <w:p w:rsidR="00C04CAC" w:rsidRDefault="00C04CAC" w14:paraId="562C75D1" w14:textId="77777777">
            <w:pPr>
              <w:widowControl w:val="0"/>
              <w:spacing w:line="240" w:lineRule="auto"/>
              <w:rPr>
                <w:sz w:val="20"/>
                <w:szCs w:val="20"/>
              </w:rPr>
            </w:pPr>
          </w:p>
        </w:tc>
      </w:tr>
      <w:tr w:rsidR="00C04CAC" w14:paraId="24F13EA0" w14:textId="77777777">
        <w:tc>
          <w:tcPr>
            <w:tcW w:w="2415" w:type="dxa"/>
            <w:tcMar>
              <w:top w:w="100" w:type="dxa"/>
              <w:left w:w="100" w:type="dxa"/>
              <w:bottom w:w="100" w:type="dxa"/>
              <w:right w:w="100" w:type="dxa"/>
            </w:tcMar>
          </w:tcPr>
          <w:p w:rsidR="00C04CAC" w:rsidRDefault="00D60ADC" w14:paraId="23B0C50C" w14:textId="77777777">
            <w:pPr>
              <w:widowControl w:val="0"/>
              <w:spacing w:line="240" w:lineRule="auto"/>
              <w:rPr>
                <w:sz w:val="20"/>
                <w:szCs w:val="20"/>
              </w:rPr>
            </w:pPr>
            <w:proofErr w:type="spellStart"/>
            <w:r>
              <w:rPr>
                <w:sz w:val="20"/>
                <w:szCs w:val="20"/>
              </w:rPr>
              <w:t>visit_concept_id</w:t>
            </w:r>
            <w:proofErr w:type="spellEnd"/>
          </w:p>
        </w:tc>
        <w:tc>
          <w:tcPr>
            <w:tcW w:w="2460" w:type="dxa"/>
            <w:tcMar>
              <w:top w:w="100" w:type="dxa"/>
              <w:left w:w="100" w:type="dxa"/>
              <w:bottom w:w="100" w:type="dxa"/>
              <w:right w:w="100" w:type="dxa"/>
            </w:tcMar>
          </w:tcPr>
          <w:p w:rsidR="00C04CAC" w:rsidRDefault="00D60ADC" w14:paraId="2BD7A9D2"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D60ADC" w14:paraId="1B38B515" w14:textId="77777777">
            <w:pPr>
              <w:widowControl w:val="0"/>
              <w:spacing w:line="240" w:lineRule="auto"/>
              <w:rPr>
                <w:sz w:val="20"/>
                <w:szCs w:val="20"/>
              </w:rPr>
            </w:pPr>
            <w:r>
              <w:rPr>
                <w:sz w:val="20"/>
                <w:szCs w:val="20"/>
              </w:rPr>
              <w:t>Describes the type of visit (inpatient, outpatient, remote)</w:t>
            </w:r>
          </w:p>
        </w:tc>
      </w:tr>
      <w:tr w:rsidR="00C04CAC" w14:paraId="01524CC0" w14:textId="77777777">
        <w:tc>
          <w:tcPr>
            <w:tcW w:w="2415" w:type="dxa"/>
            <w:tcMar>
              <w:top w:w="100" w:type="dxa"/>
              <w:left w:w="100" w:type="dxa"/>
              <w:bottom w:w="100" w:type="dxa"/>
              <w:right w:w="100" w:type="dxa"/>
            </w:tcMar>
          </w:tcPr>
          <w:p w:rsidR="00C04CAC" w:rsidRDefault="00D60ADC" w14:paraId="028139AF" w14:textId="77777777">
            <w:pPr>
              <w:widowControl w:val="0"/>
              <w:spacing w:line="240" w:lineRule="auto"/>
              <w:rPr>
                <w:sz w:val="20"/>
                <w:szCs w:val="20"/>
              </w:rPr>
            </w:pPr>
            <w:proofErr w:type="spellStart"/>
            <w:r>
              <w:rPr>
                <w:sz w:val="20"/>
                <w:szCs w:val="20"/>
              </w:rPr>
              <w:t>visit_start_date</w:t>
            </w:r>
            <w:proofErr w:type="spellEnd"/>
          </w:p>
        </w:tc>
        <w:tc>
          <w:tcPr>
            <w:tcW w:w="2460" w:type="dxa"/>
            <w:tcMar>
              <w:top w:w="100" w:type="dxa"/>
              <w:left w:w="100" w:type="dxa"/>
              <w:bottom w:w="100" w:type="dxa"/>
              <w:right w:w="100" w:type="dxa"/>
            </w:tcMar>
          </w:tcPr>
          <w:p w:rsidR="00C04CAC" w:rsidRDefault="00C04CAC" w14:paraId="664355AD"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1A965116" w14:textId="77777777">
            <w:pPr>
              <w:widowControl w:val="0"/>
              <w:spacing w:line="240" w:lineRule="auto"/>
              <w:rPr>
                <w:sz w:val="20"/>
                <w:szCs w:val="20"/>
              </w:rPr>
            </w:pPr>
          </w:p>
        </w:tc>
      </w:tr>
      <w:tr w:rsidR="00C04CAC" w14:paraId="1D3EDC46" w14:textId="77777777">
        <w:tc>
          <w:tcPr>
            <w:tcW w:w="2415" w:type="dxa"/>
            <w:tcMar>
              <w:top w:w="100" w:type="dxa"/>
              <w:left w:w="100" w:type="dxa"/>
              <w:bottom w:w="100" w:type="dxa"/>
              <w:right w:w="100" w:type="dxa"/>
            </w:tcMar>
          </w:tcPr>
          <w:p w:rsidR="00C04CAC" w:rsidRDefault="00D60ADC" w14:paraId="29751143" w14:textId="77777777">
            <w:pPr>
              <w:widowControl w:val="0"/>
              <w:spacing w:line="240" w:lineRule="auto"/>
              <w:rPr>
                <w:sz w:val="20"/>
                <w:szCs w:val="20"/>
              </w:rPr>
            </w:pPr>
            <w:proofErr w:type="spellStart"/>
            <w:r>
              <w:rPr>
                <w:sz w:val="20"/>
                <w:szCs w:val="20"/>
              </w:rPr>
              <w:t>visit_end_date</w:t>
            </w:r>
            <w:proofErr w:type="spellEnd"/>
          </w:p>
        </w:tc>
        <w:tc>
          <w:tcPr>
            <w:tcW w:w="2460" w:type="dxa"/>
            <w:tcMar>
              <w:top w:w="100" w:type="dxa"/>
              <w:left w:w="100" w:type="dxa"/>
              <w:bottom w:w="100" w:type="dxa"/>
              <w:right w:w="100" w:type="dxa"/>
            </w:tcMar>
          </w:tcPr>
          <w:p w:rsidR="00C04CAC" w:rsidRDefault="00C04CAC" w14:paraId="7DF4E37C"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44FB30F8" w14:textId="77777777">
            <w:pPr>
              <w:widowControl w:val="0"/>
              <w:spacing w:line="240" w:lineRule="auto"/>
              <w:rPr>
                <w:sz w:val="20"/>
                <w:szCs w:val="20"/>
              </w:rPr>
            </w:pPr>
          </w:p>
        </w:tc>
      </w:tr>
    </w:tbl>
    <w:p w:rsidR="00C04CAC" w:rsidRDefault="604EC3C7" w14:paraId="42207DA6" w14:textId="77777777">
      <w:pPr>
        <w:pStyle w:val="Heading3"/>
      </w:pPr>
      <w:bookmarkStart w:name="_Toc2126796300" w:id="13"/>
      <w:r>
        <w:t>3.2.6 drug_exposure</w:t>
      </w:r>
      <w:bookmarkEnd w:id="13"/>
    </w:p>
    <w:tbl>
      <w:tblPr>
        <w:tblStyle w:val="a9"/>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15"/>
        <w:gridCol w:w="2460"/>
        <w:gridCol w:w="4725"/>
      </w:tblGrid>
      <w:tr w:rsidR="00C04CAC" w14:paraId="4CE95831" w14:textId="77777777">
        <w:tc>
          <w:tcPr>
            <w:tcW w:w="2415" w:type="dxa"/>
            <w:tcMar>
              <w:top w:w="100" w:type="dxa"/>
              <w:left w:w="100" w:type="dxa"/>
              <w:bottom w:w="100" w:type="dxa"/>
              <w:right w:w="100" w:type="dxa"/>
            </w:tcMar>
          </w:tcPr>
          <w:p w:rsidR="00C04CAC" w:rsidRDefault="00D60ADC" w14:paraId="6D1CDD8C" w14:textId="77777777">
            <w:pPr>
              <w:widowControl w:val="0"/>
              <w:spacing w:line="240" w:lineRule="auto"/>
              <w:rPr>
                <w:b/>
                <w:bCs/>
                <w:sz w:val="20"/>
                <w:szCs w:val="20"/>
              </w:rPr>
            </w:pPr>
            <w:r>
              <w:rPr>
                <w:b/>
                <w:bCs/>
                <w:sz w:val="20"/>
                <w:szCs w:val="20"/>
              </w:rPr>
              <w:t>Field</w:t>
            </w:r>
          </w:p>
        </w:tc>
        <w:tc>
          <w:tcPr>
            <w:tcW w:w="2460" w:type="dxa"/>
            <w:tcMar>
              <w:top w:w="100" w:type="dxa"/>
              <w:left w:w="100" w:type="dxa"/>
              <w:bottom w:w="100" w:type="dxa"/>
              <w:right w:w="100" w:type="dxa"/>
            </w:tcMar>
          </w:tcPr>
          <w:p w:rsidR="00C04CAC" w:rsidRDefault="00D60ADC" w14:paraId="451CBC3C" w14:textId="77777777">
            <w:pPr>
              <w:widowControl w:val="0"/>
              <w:spacing w:line="240" w:lineRule="auto"/>
              <w:rPr>
                <w:b/>
                <w:bCs/>
                <w:sz w:val="20"/>
                <w:szCs w:val="20"/>
              </w:rPr>
            </w:pPr>
            <w:r>
              <w:rPr>
                <w:b/>
                <w:bCs/>
                <w:sz w:val="20"/>
                <w:szCs w:val="20"/>
              </w:rPr>
              <w:t>Is Foreign Key to …</w:t>
            </w:r>
          </w:p>
        </w:tc>
        <w:tc>
          <w:tcPr>
            <w:tcW w:w="4725" w:type="dxa"/>
            <w:tcMar>
              <w:top w:w="100" w:type="dxa"/>
              <w:left w:w="100" w:type="dxa"/>
              <w:bottom w:w="100" w:type="dxa"/>
              <w:right w:w="100" w:type="dxa"/>
            </w:tcMar>
          </w:tcPr>
          <w:p w:rsidR="00C04CAC" w:rsidRDefault="00D60ADC" w14:paraId="2FD5A73C" w14:textId="77777777">
            <w:pPr>
              <w:widowControl w:val="0"/>
              <w:spacing w:line="240" w:lineRule="auto"/>
              <w:rPr>
                <w:b/>
                <w:bCs/>
                <w:sz w:val="20"/>
                <w:szCs w:val="20"/>
              </w:rPr>
            </w:pPr>
            <w:r>
              <w:rPr>
                <w:b/>
                <w:bCs/>
                <w:sz w:val="20"/>
                <w:szCs w:val="20"/>
              </w:rPr>
              <w:t>Notes</w:t>
            </w:r>
          </w:p>
        </w:tc>
      </w:tr>
      <w:tr w:rsidR="00C04CAC" w14:paraId="23D67785" w14:textId="77777777">
        <w:tc>
          <w:tcPr>
            <w:tcW w:w="2415" w:type="dxa"/>
            <w:tcMar>
              <w:top w:w="100" w:type="dxa"/>
              <w:left w:w="100" w:type="dxa"/>
              <w:bottom w:w="100" w:type="dxa"/>
              <w:right w:w="100" w:type="dxa"/>
            </w:tcMar>
          </w:tcPr>
          <w:p w:rsidR="00C04CAC" w:rsidRDefault="00D60ADC" w14:paraId="5993EE8D" w14:textId="77777777">
            <w:pPr>
              <w:widowControl w:val="0"/>
              <w:spacing w:line="240" w:lineRule="auto"/>
              <w:rPr>
                <w:i/>
                <w:iCs/>
                <w:sz w:val="20"/>
                <w:szCs w:val="20"/>
              </w:rPr>
            </w:pPr>
            <w:proofErr w:type="spellStart"/>
            <w:r>
              <w:rPr>
                <w:i/>
                <w:iCs/>
                <w:sz w:val="20"/>
                <w:szCs w:val="20"/>
              </w:rPr>
              <w:t>drug_exposure_id</w:t>
            </w:r>
            <w:proofErr w:type="spellEnd"/>
          </w:p>
        </w:tc>
        <w:tc>
          <w:tcPr>
            <w:tcW w:w="2460" w:type="dxa"/>
            <w:tcMar>
              <w:top w:w="100" w:type="dxa"/>
              <w:left w:w="100" w:type="dxa"/>
              <w:bottom w:w="100" w:type="dxa"/>
              <w:right w:w="100" w:type="dxa"/>
            </w:tcMar>
          </w:tcPr>
          <w:p w:rsidR="00C04CAC" w:rsidRDefault="00C04CAC" w14:paraId="1DA6542E" w14:textId="77777777">
            <w:pPr>
              <w:widowControl w:val="0"/>
              <w:spacing w:line="240" w:lineRule="auto"/>
              <w:rPr>
                <w:sz w:val="20"/>
                <w:szCs w:val="20"/>
                <w:u w:val="single"/>
              </w:rPr>
            </w:pPr>
          </w:p>
        </w:tc>
        <w:tc>
          <w:tcPr>
            <w:tcW w:w="4725" w:type="dxa"/>
            <w:tcMar>
              <w:top w:w="100" w:type="dxa"/>
              <w:left w:w="100" w:type="dxa"/>
              <w:bottom w:w="100" w:type="dxa"/>
              <w:right w:w="100" w:type="dxa"/>
            </w:tcMar>
          </w:tcPr>
          <w:p w:rsidR="00C04CAC" w:rsidRDefault="00C04CAC" w14:paraId="3041E394" w14:textId="77777777">
            <w:pPr>
              <w:widowControl w:val="0"/>
              <w:spacing w:line="240" w:lineRule="auto"/>
              <w:rPr>
                <w:sz w:val="20"/>
                <w:szCs w:val="20"/>
              </w:rPr>
            </w:pPr>
          </w:p>
        </w:tc>
      </w:tr>
      <w:tr w:rsidR="00C04CAC" w14:paraId="469EC0F3" w14:textId="77777777">
        <w:tc>
          <w:tcPr>
            <w:tcW w:w="2415" w:type="dxa"/>
            <w:tcMar>
              <w:top w:w="100" w:type="dxa"/>
              <w:left w:w="100" w:type="dxa"/>
              <w:bottom w:w="100" w:type="dxa"/>
              <w:right w:w="100" w:type="dxa"/>
            </w:tcMar>
          </w:tcPr>
          <w:p w:rsidR="00C04CAC" w:rsidRDefault="00D60ADC" w14:paraId="0504043E" w14:textId="77777777">
            <w:pPr>
              <w:widowControl w:val="0"/>
              <w:spacing w:line="240" w:lineRule="auto"/>
              <w:rPr>
                <w:sz w:val="20"/>
                <w:szCs w:val="20"/>
              </w:rPr>
            </w:pPr>
            <w:proofErr w:type="spellStart"/>
            <w:r>
              <w:rPr>
                <w:sz w:val="20"/>
                <w:szCs w:val="20"/>
              </w:rPr>
              <w:t>person_id</w:t>
            </w:r>
            <w:proofErr w:type="spellEnd"/>
          </w:p>
        </w:tc>
        <w:tc>
          <w:tcPr>
            <w:tcW w:w="2460" w:type="dxa"/>
            <w:tcMar>
              <w:top w:w="100" w:type="dxa"/>
              <w:left w:w="100" w:type="dxa"/>
              <w:bottom w:w="100" w:type="dxa"/>
              <w:right w:w="100" w:type="dxa"/>
            </w:tcMar>
          </w:tcPr>
          <w:p w:rsidR="00C04CAC" w:rsidRDefault="00D60ADC" w14:paraId="5663802D" w14:textId="77777777">
            <w:pPr>
              <w:widowControl w:val="0"/>
              <w:spacing w:line="240" w:lineRule="auto"/>
              <w:rPr>
                <w:sz w:val="20"/>
                <w:szCs w:val="20"/>
              </w:rPr>
            </w:pPr>
            <w:r>
              <w:rPr>
                <w:sz w:val="20"/>
                <w:szCs w:val="20"/>
              </w:rPr>
              <w:t>person</w:t>
            </w:r>
          </w:p>
        </w:tc>
        <w:tc>
          <w:tcPr>
            <w:tcW w:w="4725" w:type="dxa"/>
            <w:tcMar>
              <w:top w:w="100" w:type="dxa"/>
              <w:left w:w="100" w:type="dxa"/>
              <w:bottom w:w="100" w:type="dxa"/>
              <w:right w:w="100" w:type="dxa"/>
            </w:tcMar>
          </w:tcPr>
          <w:p w:rsidR="00C04CAC" w:rsidRDefault="00C04CAC" w14:paraId="722B00AE" w14:textId="77777777">
            <w:pPr>
              <w:widowControl w:val="0"/>
              <w:spacing w:line="240" w:lineRule="auto"/>
              <w:rPr>
                <w:sz w:val="20"/>
                <w:szCs w:val="20"/>
              </w:rPr>
            </w:pPr>
          </w:p>
        </w:tc>
      </w:tr>
      <w:tr w:rsidR="00C04CAC" w14:paraId="71A4E0C2" w14:textId="77777777">
        <w:tc>
          <w:tcPr>
            <w:tcW w:w="2415" w:type="dxa"/>
            <w:tcMar>
              <w:top w:w="100" w:type="dxa"/>
              <w:left w:w="100" w:type="dxa"/>
              <w:bottom w:w="100" w:type="dxa"/>
              <w:right w:w="100" w:type="dxa"/>
            </w:tcMar>
          </w:tcPr>
          <w:p w:rsidR="00C04CAC" w:rsidRDefault="00D60ADC" w14:paraId="669B5D3B" w14:textId="77777777">
            <w:pPr>
              <w:widowControl w:val="0"/>
              <w:spacing w:line="240" w:lineRule="auto"/>
              <w:rPr>
                <w:sz w:val="20"/>
                <w:szCs w:val="20"/>
              </w:rPr>
            </w:pPr>
            <w:proofErr w:type="spellStart"/>
            <w:r>
              <w:rPr>
                <w:sz w:val="20"/>
                <w:szCs w:val="20"/>
              </w:rPr>
              <w:t>drug_concept_id</w:t>
            </w:r>
            <w:proofErr w:type="spellEnd"/>
          </w:p>
        </w:tc>
        <w:tc>
          <w:tcPr>
            <w:tcW w:w="2460" w:type="dxa"/>
            <w:tcMar>
              <w:top w:w="100" w:type="dxa"/>
              <w:left w:w="100" w:type="dxa"/>
              <w:bottom w:w="100" w:type="dxa"/>
              <w:right w:w="100" w:type="dxa"/>
            </w:tcMar>
          </w:tcPr>
          <w:p w:rsidR="00C04CAC" w:rsidRDefault="00D60ADC" w14:paraId="538034CA"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D60ADC" w14:paraId="6489B82A" w14:textId="77777777">
            <w:pPr>
              <w:widowControl w:val="0"/>
              <w:spacing w:line="240" w:lineRule="auto"/>
              <w:rPr>
                <w:sz w:val="20"/>
                <w:szCs w:val="20"/>
              </w:rPr>
            </w:pPr>
            <w:r>
              <w:rPr>
                <w:sz w:val="20"/>
                <w:szCs w:val="20"/>
              </w:rPr>
              <w:t xml:space="preserve">Usually from the </w:t>
            </w:r>
            <w:proofErr w:type="spellStart"/>
            <w:r>
              <w:rPr>
                <w:sz w:val="20"/>
                <w:szCs w:val="20"/>
              </w:rPr>
              <w:t>RxNorm</w:t>
            </w:r>
            <w:proofErr w:type="spellEnd"/>
            <w:r>
              <w:rPr>
                <w:sz w:val="20"/>
                <w:szCs w:val="20"/>
              </w:rPr>
              <w:t xml:space="preserve"> vocabulary</w:t>
            </w:r>
          </w:p>
        </w:tc>
      </w:tr>
      <w:tr w:rsidR="00C04CAC" w14:paraId="33C5DE41" w14:textId="77777777">
        <w:tc>
          <w:tcPr>
            <w:tcW w:w="2415" w:type="dxa"/>
            <w:tcMar>
              <w:top w:w="100" w:type="dxa"/>
              <w:left w:w="100" w:type="dxa"/>
              <w:bottom w:w="100" w:type="dxa"/>
              <w:right w:w="100" w:type="dxa"/>
            </w:tcMar>
          </w:tcPr>
          <w:p w:rsidR="00C04CAC" w:rsidRDefault="00D60ADC" w14:paraId="041A6E11" w14:textId="77777777">
            <w:pPr>
              <w:widowControl w:val="0"/>
              <w:spacing w:line="240" w:lineRule="auto"/>
              <w:rPr>
                <w:sz w:val="20"/>
                <w:szCs w:val="20"/>
              </w:rPr>
            </w:pPr>
            <w:proofErr w:type="spellStart"/>
            <w:r>
              <w:rPr>
                <w:sz w:val="20"/>
                <w:szCs w:val="20"/>
              </w:rPr>
              <w:t>drug_exposure_start_date</w:t>
            </w:r>
            <w:proofErr w:type="spellEnd"/>
          </w:p>
        </w:tc>
        <w:tc>
          <w:tcPr>
            <w:tcW w:w="2460" w:type="dxa"/>
            <w:tcMar>
              <w:top w:w="100" w:type="dxa"/>
              <w:left w:w="100" w:type="dxa"/>
              <w:bottom w:w="100" w:type="dxa"/>
              <w:right w:w="100" w:type="dxa"/>
            </w:tcMar>
          </w:tcPr>
          <w:p w:rsidR="00C04CAC" w:rsidRDefault="00C04CAC" w14:paraId="42C6D796"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6E1831B3" w14:textId="77777777">
            <w:pPr>
              <w:widowControl w:val="0"/>
              <w:spacing w:line="240" w:lineRule="auto"/>
              <w:rPr>
                <w:sz w:val="20"/>
                <w:szCs w:val="20"/>
              </w:rPr>
            </w:pPr>
          </w:p>
        </w:tc>
      </w:tr>
      <w:tr w:rsidR="00C04CAC" w14:paraId="01FB0F52" w14:textId="77777777">
        <w:tc>
          <w:tcPr>
            <w:tcW w:w="2415" w:type="dxa"/>
            <w:tcMar>
              <w:top w:w="100" w:type="dxa"/>
              <w:left w:w="100" w:type="dxa"/>
              <w:bottom w:w="100" w:type="dxa"/>
              <w:right w:w="100" w:type="dxa"/>
            </w:tcMar>
          </w:tcPr>
          <w:p w:rsidR="00C04CAC" w:rsidRDefault="00D60ADC" w14:paraId="6F9394C0" w14:textId="77777777">
            <w:pPr>
              <w:widowControl w:val="0"/>
              <w:spacing w:line="240" w:lineRule="auto"/>
              <w:rPr>
                <w:sz w:val="20"/>
                <w:szCs w:val="20"/>
              </w:rPr>
            </w:pPr>
            <w:proofErr w:type="spellStart"/>
            <w:r>
              <w:rPr>
                <w:sz w:val="20"/>
                <w:szCs w:val="20"/>
              </w:rPr>
              <w:t>drug_exposure_end_date</w:t>
            </w:r>
            <w:proofErr w:type="spellEnd"/>
          </w:p>
        </w:tc>
        <w:tc>
          <w:tcPr>
            <w:tcW w:w="2460" w:type="dxa"/>
            <w:tcMar>
              <w:top w:w="100" w:type="dxa"/>
              <w:left w:w="100" w:type="dxa"/>
              <w:bottom w:w="100" w:type="dxa"/>
              <w:right w:w="100" w:type="dxa"/>
            </w:tcMar>
          </w:tcPr>
          <w:p w:rsidR="00C04CAC" w:rsidRDefault="00C04CAC" w14:paraId="54E11D2A"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31126E5D" w14:textId="77777777">
            <w:pPr>
              <w:widowControl w:val="0"/>
              <w:spacing w:line="240" w:lineRule="auto"/>
              <w:rPr>
                <w:sz w:val="20"/>
                <w:szCs w:val="20"/>
              </w:rPr>
            </w:pPr>
          </w:p>
        </w:tc>
      </w:tr>
      <w:tr w:rsidR="00C04CAC" w14:paraId="4EDA45CD" w14:textId="77777777">
        <w:tc>
          <w:tcPr>
            <w:tcW w:w="2415" w:type="dxa"/>
            <w:tcMar>
              <w:top w:w="100" w:type="dxa"/>
              <w:left w:w="100" w:type="dxa"/>
              <w:bottom w:w="100" w:type="dxa"/>
              <w:right w:w="100" w:type="dxa"/>
            </w:tcMar>
          </w:tcPr>
          <w:p w:rsidR="00C04CAC" w:rsidRDefault="00D60ADC" w14:paraId="2FEB3A04" w14:textId="77777777">
            <w:pPr>
              <w:widowControl w:val="0"/>
              <w:spacing w:line="240" w:lineRule="auto"/>
              <w:rPr>
                <w:sz w:val="20"/>
                <w:szCs w:val="20"/>
              </w:rPr>
            </w:pPr>
            <w:proofErr w:type="spellStart"/>
            <w:r>
              <w:rPr>
                <w:sz w:val="20"/>
                <w:szCs w:val="20"/>
              </w:rPr>
              <w:t>visit_occurrence_id</w:t>
            </w:r>
            <w:proofErr w:type="spellEnd"/>
          </w:p>
        </w:tc>
        <w:tc>
          <w:tcPr>
            <w:tcW w:w="2460" w:type="dxa"/>
            <w:tcMar>
              <w:top w:w="100" w:type="dxa"/>
              <w:left w:w="100" w:type="dxa"/>
              <w:bottom w:w="100" w:type="dxa"/>
              <w:right w:w="100" w:type="dxa"/>
            </w:tcMar>
          </w:tcPr>
          <w:p w:rsidR="00C04CAC" w:rsidRDefault="00D60ADC" w14:paraId="49981211" w14:textId="77777777">
            <w:pPr>
              <w:widowControl w:val="0"/>
              <w:spacing w:line="240" w:lineRule="auto"/>
              <w:rPr>
                <w:sz w:val="20"/>
                <w:szCs w:val="20"/>
              </w:rPr>
            </w:pPr>
            <w:proofErr w:type="spellStart"/>
            <w:r>
              <w:rPr>
                <w:sz w:val="20"/>
                <w:szCs w:val="20"/>
              </w:rPr>
              <w:t>visit_occurrence</w:t>
            </w:r>
            <w:proofErr w:type="spellEnd"/>
          </w:p>
        </w:tc>
        <w:tc>
          <w:tcPr>
            <w:tcW w:w="4725" w:type="dxa"/>
            <w:tcMar>
              <w:top w:w="100" w:type="dxa"/>
              <w:left w:w="100" w:type="dxa"/>
              <w:bottom w:w="100" w:type="dxa"/>
              <w:right w:w="100" w:type="dxa"/>
            </w:tcMar>
          </w:tcPr>
          <w:p w:rsidR="00C04CAC" w:rsidRDefault="00D60ADC" w14:paraId="663E7B2A" w14:textId="77777777">
            <w:pPr>
              <w:widowControl w:val="0"/>
              <w:spacing w:line="240" w:lineRule="auto"/>
              <w:rPr>
                <w:sz w:val="20"/>
                <w:szCs w:val="20"/>
              </w:rPr>
            </w:pPr>
            <w:r>
              <w:rPr>
                <w:sz w:val="20"/>
                <w:szCs w:val="20"/>
              </w:rPr>
              <w:t>Visit during which the drug was prescribed, administered, or dispensed.</w:t>
            </w:r>
          </w:p>
        </w:tc>
      </w:tr>
    </w:tbl>
    <w:p w:rsidR="00C04CAC" w:rsidRDefault="604EC3C7" w14:paraId="40C5507B" w14:textId="77777777">
      <w:pPr>
        <w:pStyle w:val="Heading3"/>
      </w:pPr>
      <w:bookmarkStart w:name="_Toc1385727299" w:id="14"/>
      <w:r>
        <w:t>3.2.7 procedure_occurrence</w:t>
      </w:r>
      <w:bookmarkEnd w:id="14"/>
    </w:p>
    <w:tbl>
      <w:tblPr>
        <w:tblStyle w:val="aa"/>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535"/>
        <w:gridCol w:w="2340"/>
        <w:gridCol w:w="4725"/>
      </w:tblGrid>
      <w:tr w:rsidR="00C04CAC" w14:paraId="02FC5B0C" w14:textId="77777777">
        <w:tc>
          <w:tcPr>
            <w:tcW w:w="2535" w:type="dxa"/>
            <w:tcMar>
              <w:top w:w="100" w:type="dxa"/>
              <w:left w:w="100" w:type="dxa"/>
              <w:bottom w:w="100" w:type="dxa"/>
              <w:right w:w="100" w:type="dxa"/>
            </w:tcMar>
          </w:tcPr>
          <w:p w:rsidR="00C04CAC" w:rsidRDefault="00D60ADC" w14:paraId="6FE7896F" w14:textId="77777777">
            <w:pPr>
              <w:widowControl w:val="0"/>
              <w:spacing w:line="240" w:lineRule="auto"/>
              <w:rPr>
                <w:b/>
                <w:bCs/>
                <w:sz w:val="20"/>
                <w:szCs w:val="20"/>
              </w:rPr>
            </w:pPr>
            <w:r>
              <w:rPr>
                <w:b/>
                <w:bCs/>
                <w:sz w:val="20"/>
                <w:szCs w:val="20"/>
              </w:rPr>
              <w:t>Field</w:t>
            </w:r>
          </w:p>
        </w:tc>
        <w:tc>
          <w:tcPr>
            <w:tcW w:w="2340" w:type="dxa"/>
            <w:tcMar>
              <w:top w:w="100" w:type="dxa"/>
              <w:left w:w="100" w:type="dxa"/>
              <w:bottom w:w="100" w:type="dxa"/>
              <w:right w:w="100" w:type="dxa"/>
            </w:tcMar>
          </w:tcPr>
          <w:p w:rsidR="00C04CAC" w:rsidRDefault="00D60ADC" w14:paraId="2BEDB742" w14:textId="77777777">
            <w:pPr>
              <w:widowControl w:val="0"/>
              <w:spacing w:line="240" w:lineRule="auto"/>
              <w:rPr>
                <w:b/>
                <w:bCs/>
                <w:sz w:val="20"/>
                <w:szCs w:val="20"/>
              </w:rPr>
            </w:pPr>
            <w:r>
              <w:rPr>
                <w:b/>
                <w:bCs/>
                <w:sz w:val="20"/>
                <w:szCs w:val="20"/>
              </w:rPr>
              <w:t>Is Foreign Key to …</w:t>
            </w:r>
          </w:p>
        </w:tc>
        <w:tc>
          <w:tcPr>
            <w:tcW w:w="4725" w:type="dxa"/>
            <w:tcMar>
              <w:top w:w="100" w:type="dxa"/>
              <w:left w:w="100" w:type="dxa"/>
              <w:bottom w:w="100" w:type="dxa"/>
              <w:right w:w="100" w:type="dxa"/>
            </w:tcMar>
          </w:tcPr>
          <w:p w:rsidR="00C04CAC" w:rsidRDefault="00D60ADC" w14:paraId="3EBBAAFD" w14:textId="77777777">
            <w:pPr>
              <w:widowControl w:val="0"/>
              <w:spacing w:line="240" w:lineRule="auto"/>
              <w:rPr>
                <w:b/>
                <w:bCs/>
                <w:sz w:val="20"/>
                <w:szCs w:val="20"/>
              </w:rPr>
            </w:pPr>
            <w:r>
              <w:rPr>
                <w:b/>
                <w:bCs/>
                <w:sz w:val="20"/>
                <w:szCs w:val="20"/>
              </w:rPr>
              <w:t>Notes</w:t>
            </w:r>
          </w:p>
        </w:tc>
      </w:tr>
      <w:tr w:rsidR="00C04CAC" w14:paraId="0328DFC0" w14:textId="77777777">
        <w:tc>
          <w:tcPr>
            <w:tcW w:w="2535" w:type="dxa"/>
            <w:tcMar>
              <w:top w:w="100" w:type="dxa"/>
              <w:left w:w="100" w:type="dxa"/>
              <w:bottom w:w="100" w:type="dxa"/>
              <w:right w:w="100" w:type="dxa"/>
            </w:tcMar>
          </w:tcPr>
          <w:p w:rsidR="00C04CAC" w:rsidRDefault="00D60ADC" w14:paraId="1B12B50E" w14:textId="77777777">
            <w:pPr>
              <w:widowControl w:val="0"/>
              <w:spacing w:line="240" w:lineRule="auto"/>
              <w:rPr>
                <w:i/>
                <w:iCs/>
                <w:sz w:val="20"/>
                <w:szCs w:val="20"/>
              </w:rPr>
            </w:pPr>
            <w:proofErr w:type="spellStart"/>
            <w:r>
              <w:rPr>
                <w:i/>
                <w:iCs/>
                <w:sz w:val="20"/>
                <w:szCs w:val="20"/>
              </w:rPr>
              <w:t>procedure_occurrence_id</w:t>
            </w:r>
            <w:proofErr w:type="spellEnd"/>
          </w:p>
        </w:tc>
        <w:tc>
          <w:tcPr>
            <w:tcW w:w="2340" w:type="dxa"/>
            <w:tcMar>
              <w:top w:w="100" w:type="dxa"/>
              <w:left w:w="100" w:type="dxa"/>
              <w:bottom w:w="100" w:type="dxa"/>
              <w:right w:w="100" w:type="dxa"/>
            </w:tcMar>
          </w:tcPr>
          <w:p w:rsidR="00C04CAC" w:rsidRDefault="00C04CAC" w14:paraId="2DE403A5" w14:textId="77777777">
            <w:pPr>
              <w:widowControl w:val="0"/>
              <w:spacing w:line="240" w:lineRule="auto"/>
              <w:rPr>
                <w:sz w:val="20"/>
                <w:szCs w:val="20"/>
                <w:u w:val="single"/>
              </w:rPr>
            </w:pPr>
          </w:p>
        </w:tc>
        <w:tc>
          <w:tcPr>
            <w:tcW w:w="4725" w:type="dxa"/>
            <w:tcMar>
              <w:top w:w="100" w:type="dxa"/>
              <w:left w:w="100" w:type="dxa"/>
              <w:bottom w:w="100" w:type="dxa"/>
              <w:right w:w="100" w:type="dxa"/>
            </w:tcMar>
          </w:tcPr>
          <w:p w:rsidR="00C04CAC" w:rsidRDefault="00C04CAC" w14:paraId="62431CDC" w14:textId="77777777">
            <w:pPr>
              <w:widowControl w:val="0"/>
              <w:spacing w:line="240" w:lineRule="auto"/>
              <w:rPr>
                <w:sz w:val="20"/>
                <w:szCs w:val="20"/>
              </w:rPr>
            </w:pPr>
          </w:p>
        </w:tc>
      </w:tr>
      <w:tr w:rsidR="00C04CAC" w14:paraId="5A911CCB" w14:textId="77777777">
        <w:tc>
          <w:tcPr>
            <w:tcW w:w="2535" w:type="dxa"/>
            <w:tcMar>
              <w:top w:w="100" w:type="dxa"/>
              <w:left w:w="100" w:type="dxa"/>
              <w:bottom w:w="100" w:type="dxa"/>
              <w:right w:w="100" w:type="dxa"/>
            </w:tcMar>
          </w:tcPr>
          <w:p w:rsidR="00C04CAC" w:rsidRDefault="00D60ADC" w14:paraId="2FD3B63A" w14:textId="77777777">
            <w:pPr>
              <w:widowControl w:val="0"/>
              <w:spacing w:line="240" w:lineRule="auto"/>
              <w:rPr>
                <w:sz w:val="20"/>
                <w:szCs w:val="20"/>
              </w:rPr>
            </w:pPr>
            <w:proofErr w:type="spellStart"/>
            <w:r>
              <w:rPr>
                <w:sz w:val="20"/>
                <w:szCs w:val="20"/>
              </w:rPr>
              <w:t>person_id</w:t>
            </w:r>
            <w:proofErr w:type="spellEnd"/>
          </w:p>
        </w:tc>
        <w:tc>
          <w:tcPr>
            <w:tcW w:w="2340" w:type="dxa"/>
            <w:tcMar>
              <w:top w:w="100" w:type="dxa"/>
              <w:left w:w="100" w:type="dxa"/>
              <w:bottom w:w="100" w:type="dxa"/>
              <w:right w:w="100" w:type="dxa"/>
            </w:tcMar>
          </w:tcPr>
          <w:p w:rsidR="00C04CAC" w:rsidRDefault="00D60ADC" w14:paraId="7338603C" w14:textId="77777777">
            <w:pPr>
              <w:widowControl w:val="0"/>
              <w:spacing w:line="240" w:lineRule="auto"/>
              <w:rPr>
                <w:sz w:val="20"/>
                <w:szCs w:val="20"/>
              </w:rPr>
            </w:pPr>
            <w:r>
              <w:rPr>
                <w:sz w:val="20"/>
                <w:szCs w:val="20"/>
              </w:rPr>
              <w:t>person</w:t>
            </w:r>
          </w:p>
        </w:tc>
        <w:tc>
          <w:tcPr>
            <w:tcW w:w="4725" w:type="dxa"/>
            <w:tcMar>
              <w:top w:w="100" w:type="dxa"/>
              <w:left w:w="100" w:type="dxa"/>
              <w:bottom w:w="100" w:type="dxa"/>
              <w:right w:w="100" w:type="dxa"/>
            </w:tcMar>
          </w:tcPr>
          <w:p w:rsidR="00C04CAC" w:rsidRDefault="00C04CAC" w14:paraId="49E398E2" w14:textId="77777777">
            <w:pPr>
              <w:widowControl w:val="0"/>
              <w:spacing w:line="240" w:lineRule="auto"/>
              <w:rPr>
                <w:sz w:val="20"/>
                <w:szCs w:val="20"/>
              </w:rPr>
            </w:pPr>
          </w:p>
        </w:tc>
      </w:tr>
      <w:tr w:rsidR="00C04CAC" w14:paraId="7DF4ADA0" w14:textId="77777777">
        <w:tc>
          <w:tcPr>
            <w:tcW w:w="2535" w:type="dxa"/>
            <w:tcMar>
              <w:top w:w="100" w:type="dxa"/>
              <w:left w:w="100" w:type="dxa"/>
              <w:bottom w:w="100" w:type="dxa"/>
              <w:right w:w="100" w:type="dxa"/>
            </w:tcMar>
          </w:tcPr>
          <w:p w:rsidR="00C04CAC" w:rsidRDefault="00D60ADC" w14:paraId="27A7E3E6" w14:textId="77777777">
            <w:pPr>
              <w:widowControl w:val="0"/>
              <w:spacing w:line="240" w:lineRule="auto"/>
              <w:rPr>
                <w:sz w:val="20"/>
                <w:szCs w:val="20"/>
              </w:rPr>
            </w:pPr>
            <w:proofErr w:type="spellStart"/>
            <w:r>
              <w:rPr>
                <w:sz w:val="20"/>
                <w:szCs w:val="20"/>
              </w:rPr>
              <w:t>procedure_concept_id</w:t>
            </w:r>
            <w:proofErr w:type="spellEnd"/>
          </w:p>
        </w:tc>
        <w:tc>
          <w:tcPr>
            <w:tcW w:w="2340" w:type="dxa"/>
            <w:tcMar>
              <w:top w:w="100" w:type="dxa"/>
              <w:left w:w="100" w:type="dxa"/>
              <w:bottom w:w="100" w:type="dxa"/>
              <w:right w:w="100" w:type="dxa"/>
            </w:tcMar>
          </w:tcPr>
          <w:p w:rsidR="00C04CAC" w:rsidRDefault="00D60ADC" w14:paraId="07DF3AB0"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D60ADC" w14:paraId="07D6D40D" w14:textId="77777777">
            <w:pPr>
              <w:widowControl w:val="0"/>
              <w:spacing w:line="240" w:lineRule="auto"/>
              <w:rPr>
                <w:sz w:val="20"/>
                <w:szCs w:val="20"/>
              </w:rPr>
            </w:pPr>
            <w:r>
              <w:rPr>
                <w:sz w:val="20"/>
                <w:szCs w:val="20"/>
              </w:rPr>
              <w:t>From the SNOMED vocabulary for stem cell transplant</w:t>
            </w:r>
          </w:p>
        </w:tc>
      </w:tr>
      <w:tr w:rsidR="00C04CAC" w14:paraId="22DB43F2" w14:textId="77777777">
        <w:tc>
          <w:tcPr>
            <w:tcW w:w="2535" w:type="dxa"/>
            <w:tcMar>
              <w:top w:w="100" w:type="dxa"/>
              <w:left w:w="100" w:type="dxa"/>
              <w:bottom w:w="100" w:type="dxa"/>
              <w:right w:w="100" w:type="dxa"/>
            </w:tcMar>
          </w:tcPr>
          <w:p w:rsidR="00C04CAC" w:rsidRDefault="00D60ADC" w14:paraId="5357A61B" w14:textId="77777777">
            <w:pPr>
              <w:widowControl w:val="0"/>
              <w:spacing w:line="240" w:lineRule="auto"/>
              <w:rPr>
                <w:sz w:val="20"/>
                <w:szCs w:val="20"/>
              </w:rPr>
            </w:pPr>
            <w:proofErr w:type="spellStart"/>
            <w:r>
              <w:rPr>
                <w:sz w:val="20"/>
                <w:szCs w:val="20"/>
              </w:rPr>
              <w:t>procedure_date</w:t>
            </w:r>
            <w:proofErr w:type="spellEnd"/>
          </w:p>
        </w:tc>
        <w:tc>
          <w:tcPr>
            <w:tcW w:w="2340" w:type="dxa"/>
            <w:tcMar>
              <w:top w:w="100" w:type="dxa"/>
              <w:left w:w="100" w:type="dxa"/>
              <w:bottom w:w="100" w:type="dxa"/>
              <w:right w:w="100" w:type="dxa"/>
            </w:tcMar>
          </w:tcPr>
          <w:p w:rsidR="00C04CAC" w:rsidRDefault="00C04CAC" w14:paraId="16287F21"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5BE93A62" w14:textId="77777777">
            <w:pPr>
              <w:widowControl w:val="0"/>
              <w:spacing w:line="240" w:lineRule="auto"/>
              <w:rPr>
                <w:sz w:val="20"/>
                <w:szCs w:val="20"/>
              </w:rPr>
            </w:pPr>
          </w:p>
        </w:tc>
      </w:tr>
      <w:tr w:rsidR="00C04CAC" w14:paraId="595F2D0C" w14:textId="77777777">
        <w:tc>
          <w:tcPr>
            <w:tcW w:w="2535" w:type="dxa"/>
            <w:tcMar>
              <w:top w:w="100" w:type="dxa"/>
              <w:left w:w="100" w:type="dxa"/>
              <w:bottom w:w="100" w:type="dxa"/>
              <w:right w:w="100" w:type="dxa"/>
            </w:tcMar>
          </w:tcPr>
          <w:p w:rsidR="00C04CAC" w:rsidRDefault="00D60ADC" w14:paraId="084DAF64" w14:textId="77777777">
            <w:pPr>
              <w:widowControl w:val="0"/>
              <w:spacing w:line="240" w:lineRule="auto"/>
              <w:rPr>
                <w:sz w:val="20"/>
                <w:szCs w:val="20"/>
              </w:rPr>
            </w:pPr>
            <w:proofErr w:type="spellStart"/>
            <w:r>
              <w:rPr>
                <w:sz w:val="20"/>
                <w:szCs w:val="20"/>
              </w:rPr>
              <w:t>procedure_type_concept_id</w:t>
            </w:r>
            <w:proofErr w:type="spellEnd"/>
          </w:p>
        </w:tc>
        <w:tc>
          <w:tcPr>
            <w:tcW w:w="2340" w:type="dxa"/>
            <w:tcMar>
              <w:top w:w="100" w:type="dxa"/>
              <w:left w:w="100" w:type="dxa"/>
              <w:bottom w:w="100" w:type="dxa"/>
              <w:right w:w="100" w:type="dxa"/>
            </w:tcMar>
          </w:tcPr>
          <w:p w:rsidR="00C04CAC" w:rsidRDefault="00D60ADC" w14:paraId="1409C41D"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C04CAC" w14:paraId="384BA73E" w14:textId="77777777">
            <w:pPr>
              <w:widowControl w:val="0"/>
              <w:spacing w:line="240" w:lineRule="auto"/>
              <w:rPr>
                <w:sz w:val="20"/>
                <w:szCs w:val="20"/>
              </w:rPr>
            </w:pPr>
          </w:p>
        </w:tc>
      </w:tr>
      <w:tr w:rsidR="00C04CAC" w14:paraId="3CF37773" w14:textId="77777777">
        <w:tc>
          <w:tcPr>
            <w:tcW w:w="2535" w:type="dxa"/>
            <w:tcMar>
              <w:top w:w="100" w:type="dxa"/>
              <w:left w:w="100" w:type="dxa"/>
              <w:bottom w:w="100" w:type="dxa"/>
              <w:right w:w="100" w:type="dxa"/>
            </w:tcMar>
          </w:tcPr>
          <w:p w:rsidR="00C04CAC" w:rsidRDefault="00D60ADC" w14:paraId="25C94871" w14:textId="77777777">
            <w:pPr>
              <w:widowControl w:val="0"/>
              <w:spacing w:line="240" w:lineRule="auto"/>
              <w:rPr>
                <w:sz w:val="20"/>
                <w:szCs w:val="20"/>
              </w:rPr>
            </w:pPr>
            <w:proofErr w:type="spellStart"/>
            <w:r>
              <w:rPr>
                <w:sz w:val="20"/>
                <w:szCs w:val="20"/>
              </w:rPr>
              <w:t>visit_occurrence_id</w:t>
            </w:r>
            <w:proofErr w:type="spellEnd"/>
          </w:p>
        </w:tc>
        <w:tc>
          <w:tcPr>
            <w:tcW w:w="2340" w:type="dxa"/>
            <w:tcMar>
              <w:top w:w="100" w:type="dxa"/>
              <w:left w:w="100" w:type="dxa"/>
              <w:bottom w:w="100" w:type="dxa"/>
              <w:right w:w="100" w:type="dxa"/>
            </w:tcMar>
          </w:tcPr>
          <w:p w:rsidR="00C04CAC" w:rsidRDefault="00D60ADC" w14:paraId="452DCE8F" w14:textId="77777777">
            <w:pPr>
              <w:widowControl w:val="0"/>
              <w:spacing w:line="240" w:lineRule="auto"/>
              <w:rPr>
                <w:sz w:val="20"/>
                <w:szCs w:val="20"/>
              </w:rPr>
            </w:pPr>
            <w:proofErr w:type="spellStart"/>
            <w:r>
              <w:rPr>
                <w:sz w:val="20"/>
                <w:szCs w:val="20"/>
              </w:rPr>
              <w:t>visit_occurrence</w:t>
            </w:r>
            <w:proofErr w:type="spellEnd"/>
          </w:p>
        </w:tc>
        <w:tc>
          <w:tcPr>
            <w:tcW w:w="4725" w:type="dxa"/>
            <w:tcMar>
              <w:top w:w="100" w:type="dxa"/>
              <w:left w:w="100" w:type="dxa"/>
              <w:bottom w:w="100" w:type="dxa"/>
              <w:right w:w="100" w:type="dxa"/>
            </w:tcMar>
          </w:tcPr>
          <w:p w:rsidR="00C04CAC" w:rsidRDefault="00D60ADC" w14:paraId="19CE0B80" w14:textId="77777777">
            <w:pPr>
              <w:widowControl w:val="0"/>
              <w:spacing w:line="240" w:lineRule="auto"/>
              <w:rPr>
                <w:sz w:val="20"/>
                <w:szCs w:val="20"/>
              </w:rPr>
            </w:pPr>
            <w:r>
              <w:rPr>
                <w:sz w:val="20"/>
                <w:szCs w:val="20"/>
              </w:rPr>
              <w:t>Visit during which the procedure occurred.</w:t>
            </w:r>
          </w:p>
        </w:tc>
      </w:tr>
    </w:tbl>
    <w:p w:rsidR="00C04CAC" w:rsidRDefault="604EC3C7" w14:paraId="79CB0847" w14:textId="77777777">
      <w:pPr>
        <w:pStyle w:val="Heading3"/>
      </w:pPr>
      <w:bookmarkStart w:name="_Toc1779217624" w:id="15"/>
      <w:r>
        <w:t>3.2.8 measurement</w:t>
      </w:r>
      <w:bookmarkEnd w:id="15"/>
    </w:p>
    <w:p w:rsidR="00C04CAC" w:rsidP="58BAA2F9" w:rsidRDefault="00D60ADC" w14:paraId="0C82C2C3" w14:textId="77777777">
      <w:pPr>
        <w:spacing w:after="200" w:line="360" w:lineRule="auto"/>
      </w:pPr>
      <w:r>
        <w:t>Depending on the type of measurement, the measured value must be represented in a different way, utilizing different fields of the table:</w:t>
      </w:r>
    </w:p>
    <w:p w:rsidR="00C04CAC" w:rsidP="58BAA2F9" w:rsidRDefault="00D60ADC" w14:paraId="6E7B2A1F" w14:textId="77777777">
      <w:pPr>
        <w:numPr>
          <w:ilvl w:val="0"/>
          <w:numId w:val="9"/>
        </w:numPr>
        <w:spacing w:line="360" w:lineRule="auto"/>
      </w:pPr>
      <w:r w:rsidRPr="58BAA2F9">
        <w:rPr>
          <w:u w:val="single"/>
        </w:rPr>
        <w:t xml:space="preserve">Categorical measurements: </w:t>
      </w:r>
    </w:p>
    <w:p w:rsidR="00C04CAC" w:rsidP="58BAA2F9" w:rsidRDefault="00D60ADC" w14:paraId="79E6ADCE" w14:textId="77777777">
      <w:pPr>
        <w:numPr>
          <w:ilvl w:val="1"/>
          <w:numId w:val="9"/>
        </w:numPr>
        <w:spacing w:line="360" w:lineRule="auto"/>
        <w:jc w:val="both"/>
        <w:rPr>
          <w:i/>
          <w:iCs/>
        </w:rPr>
      </w:pPr>
      <w:proofErr w:type="spellStart"/>
      <w:r w:rsidRPr="58BAA2F9">
        <w:rPr>
          <w:i/>
          <w:iCs/>
        </w:rPr>
        <w:t>value_as_concept_id</w:t>
      </w:r>
      <w:proofErr w:type="spellEnd"/>
    </w:p>
    <w:p w:rsidR="00C04CAC" w:rsidP="58BAA2F9" w:rsidRDefault="00D60ADC" w14:paraId="28DE618D" w14:textId="77777777">
      <w:pPr>
        <w:numPr>
          <w:ilvl w:val="1"/>
          <w:numId w:val="9"/>
        </w:numPr>
        <w:spacing w:line="360" w:lineRule="auto"/>
        <w:jc w:val="both"/>
      </w:pPr>
      <w:r>
        <w:t>There is only a finite number of possible values, and each one has a uniquely defined concept id</w:t>
      </w:r>
    </w:p>
    <w:p w:rsidR="00C04CAC" w:rsidP="58BAA2F9" w:rsidRDefault="00D60ADC" w14:paraId="0CD11B7B" w14:textId="77777777">
      <w:pPr>
        <w:numPr>
          <w:ilvl w:val="1"/>
          <w:numId w:val="9"/>
        </w:numPr>
        <w:spacing w:after="200" w:line="360" w:lineRule="auto"/>
        <w:jc w:val="both"/>
      </w:pPr>
      <w:r>
        <w:t>Examples include the ISS and the ECOG performance status</w:t>
      </w:r>
    </w:p>
    <w:p w:rsidR="00C04CAC" w:rsidP="58BAA2F9" w:rsidRDefault="00D60ADC" w14:paraId="22E1AFD2" w14:textId="77777777">
      <w:pPr>
        <w:numPr>
          <w:ilvl w:val="0"/>
          <w:numId w:val="9"/>
        </w:numPr>
        <w:spacing w:line="360" w:lineRule="auto"/>
        <w:jc w:val="both"/>
      </w:pPr>
      <w:r w:rsidRPr="58BAA2F9">
        <w:rPr>
          <w:u w:val="single"/>
        </w:rPr>
        <w:t xml:space="preserve">Binary measurements: </w:t>
      </w:r>
    </w:p>
    <w:p w:rsidR="00C04CAC" w:rsidP="58BAA2F9" w:rsidRDefault="00D60ADC" w14:paraId="283838F1" w14:textId="77777777">
      <w:pPr>
        <w:numPr>
          <w:ilvl w:val="1"/>
          <w:numId w:val="9"/>
        </w:numPr>
        <w:spacing w:line="360" w:lineRule="auto"/>
        <w:jc w:val="both"/>
        <w:rPr>
          <w:i/>
          <w:iCs/>
        </w:rPr>
      </w:pPr>
      <w:proofErr w:type="spellStart"/>
      <w:r w:rsidRPr="58BAA2F9">
        <w:rPr>
          <w:i/>
          <w:iCs/>
        </w:rPr>
        <w:t>value_as_concept_id</w:t>
      </w:r>
      <w:proofErr w:type="spellEnd"/>
    </w:p>
    <w:p w:rsidR="00C04CAC" w:rsidP="58BAA2F9" w:rsidRDefault="00D60ADC" w14:paraId="05A46E60" w14:textId="77777777">
      <w:pPr>
        <w:numPr>
          <w:ilvl w:val="1"/>
          <w:numId w:val="9"/>
        </w:numPr>
        <w:spacing w:line="360" w:lineRule="auto"/>
        <w:jc w:val="both"/>
      </w:pPr>
      <w:r>
        <w:t>These are measurements that have only two possible values</w:t>
      </w:r>
    </w:p>
    <w:p w:rsidR="00C04CAC" w:rsidP="58BAA2F9" w:rsidRDefault="00D60ADC" w14:paraId="3A12E0E0" w14:textId="77777777">
      <w:pPr>
        <w:numPr>
          <w:ilvl w:val="1"/>
          <w:numId w:val="9"/>
        </w:numPr>
        <w:spacing w:after="200" w:line="360" w:lineRule="auto"/>
        <w:jc w:val="both"/>
      </w:pPr>
      <w:r>
        <w:t>Most importantly, this covers tests for chromosomal abnormalities, where the possible values are positive (9191) and negative (9189)</w:t>
      </w:r>
    </w:p>
    <w:p w:rsidR="00C04CAC" w:rsidP="58BAA2F9" w:rsidRDefault="00D60ADC" w14:paraId="5157476C" w14:textId="77777777">
      <w:pPr>
        <w:numPr>
          <w:ilvl w:val="0"/>
          <w:numId w:val="9"/>
        </w:numPr>
        <w:spacing w:line="360" w:lineRule="auto"/>
        <w:jc w:val="both"/>
      </w:pPr>
      <w:r w:rsidRPr="58BAA2F9">
        <w:rPr>
          <w:u w:val="single"/>
        </w:rPr>
        <w:t xml:space="preserve">Continuous measurements: </w:t>
      </w:r>
    </w:p>
    <w:p w:rsidR="00C04CAC" w:rsidP="58BAA2F9" w:rsidRDefault="00D60ADC" w14:paraId="63A59DDE" w14:textId="77777777">
      <w:pPr>
        <w:numPr>
          <w:ilvl w:val="1"/>
          <w:numId w:val="9"/>
        </w:numPr>
        <w:spacing w:line="360" w:lineRule="auto"/>
        <w:jc w:val="both"/>
        <w:rPr>
          <w:i/>
          <w:iCs/>
        </w:rPr>
      </w:pPr>
      <w:proofErr w:type="spellStart"/>
      <w:r w:rsidRPr="58BAA2F9">
        <w:rPr>
          <w:i/>
          <w:iCs/>
        </w:rPr>
        <w:t>value_as_number</w:t>
      </w:r>
      <w:proofErr w:type="spellEnd"/>
      <w:r w:rsidRPr="58BAA2F9">
        <w:rPr>
          <w:i/>
          <w:iCs/>
        </w:rPr>
        <w:t xml:space="preserve"> </w:t>
      </w:r>
      <w:r>
        <w:t xml:space="preserve">and </w:t>
      </w:r>
      <w:proofErr w:type="spellStart"/>
      <w:r w:rsidRPr="58BAA2F9">
        <w:rPr>
          <w:i/>
          <w:iCs/>
        </w:rPr>
        <w:t>unit_concept_id</w:t>
      </w:r>
      <w:proofErr w:type="spellEnd"/>
    </w:p>
    <w:p w:rsidR="00C04CAC" w:rsidP="58BAA2F9" w:rsidRDefault="00D60ADC" w14:paraId="3F1A7BE2" w14:textId="77777777">
      <w:pPr>
        <w:numPr>
          <w:ilvl w:val="1"/>
          <w:numId w:val="9"/>
        </w:numPr>
        <w:spacing w:line="360" w:lineRule="auto"/>
        <w:jc w:val="both"/>
      </w:pPr>
      <w:r>
        <w:t>This includes measurements that can take any real-valued number as a value</w:t>
      </w:r>
    </w:p>
    <w:p w:rsidR="00C04CAC" w:rsidP="58BAA2F9" w:rsidRDefault="00D60ADC" w14:paraId="492E9234" w14:textId="77777777">
      <w:pPr>
        <w:numPr>
          <w:ilvl w:val="1"/>
          <w:numId w:val="9"/>
        </w:numPr>
        <w:spacing w:line="360" w:lineRule="auto"/>
        <w:jc w:val="both"/>
      </w:pPr>
      <w:r>
        <w:t>Examples include height, weight, and certain laboratory measurements</w:t>
      </w:r>
    </w:p>
    <w:p w:rsidR="00C04CAC" w:rsidP="58BAA2F9" w:rsidRDefault="00D60ADC" w14:paraId="70004708" w14:textId="68778FDB">
      <w:pPr>
        <w:numPr>
          <w:ilvl w:val="1"/>
          <w:numId w:val="9"/>
        </w:numPr>
        <w:spacing w:after="200" w:line="360" w:lineRule="auto"/>
        <w:jc w:val="both"/>
      </w:pPr>
      <w:r>
        <w:t xml:space="preserve">The </w:t>
      </w:r>
      <w:r w:rsidRPr="6FF4C249">
        <w:rPr>
          <w:i/>
          <w:iCs/>
        </w:rPr>
        <w:t xml:space="preserve">unit_concept_id </w:t>
      </w:r>
      <w:r>
        <w:t>is required for the correct interpretation of the measured value</w:t>
      </w:r>
    </w:p>
    <w:p w:rsidR="00C04CAC" w:rsidP="58BAA2F9" w:rsidRDefault="00D60ADC" w14:paraId="71F0EA56" w14:textId="77777777">
      <w:pPr>
        <w:numPr>
          <w:ilvl w:val="0"/>
          <w:numId w:val="9"/>
        </w:numPr>
        <w:spacing w:line="360" w:lineRule="auto"/>
      </w:pPr>
      <w:proofErr w:type="spellStart"/>
      <w:r w:rsidRPr="58BAA2F9">
        <w:rPr>
          <w:u w:val="single"/>
        </w:rPr>
        <w:t>Thresholded</w:t>
      </w:r>
      <w:proofErr w:type="spellEnd"/>
      <w:r w:rsidRPr="58BAA2F9">
        <w:rPr>
          <w:u w:val="single"/>
        </w:rPr>
        <w:t xml:space="preserve"> measurements: </w:t>
      </w:r>
    </w:p>
    <w:p w:rsidR="00C04CAC" w:rsidP="58BAA2F9" w:rsidRDefault="00D60ADC" w14:paraId="3C1BF150" w14:textId="77777777">
      <w:pPr>
        <w:numPr>
          <w:ilvl w:val="1"/>
          <w:numId w:val="9"/>
        </w:numPr>
        <w:spacing w:line="360" w:lineRule="auto"/>
        <w:jc w:val="both"/>
        <w:rPr>
          <w:i/>
          <w:iCs/>
        </w:rPr>
      </w:pPr>
      <w:proofErr w:type="spellStart"/>
      <w:r w:rsidRPr="58BAA2F9">
        <w:rPr>
          <w:i/>
          <w:iCs/>
        </w:rPr>
        <w:t>operator_concept_id</w:t>
      </w:r>
      <w:proofErr w:type="spellEnd"/>
      <w:r w:rsidRPr="58BAA2F9">
        <w:rPr>
          <w:i/>
          <w:iCs/>
        </w:rPr>
        <w:t xml:space="preserve">, </w:t>
      </w:r>
      <w:proofErr w:type="spellStart"/>
      <w:r w:rsidRPr="58BAA2F9">
        <w:rPr>
          <w:i/>
          <w:iCs/>
        </w:rPr>
        <w:t>value_as_number</w:t>
      </w:r>
      <w:proofErr w:type="spellEnd"/>
      <w:r>
        <w:t>,</w:t>
      </w:r>
      <w:r w:rsidRPr="58BAA2F9">
        <w:rPr>
          <w:i/>
          <w:iCs/>
        </w:rPr>
        <w:t xml:space="preserve"> </w:t>
      </w:r>
      <w:r>
        <w:t xml:space="preserve">and </w:t>
      </w:r>
      <w:proofErr w:type="spellStart"/>
      <w:r w:rsidRPr="58BAA2F9">
        <w:rPr>
          <w:i/>
          <w:iCs/>
        </w:rPr>
        <w:t>unit_concept_id</w:t>
      </w:r>
      <w:proofErr w:type="spellEnd"/>
    </w:p>
    <w:p w:rsidR="00C04CAC" w:rsidP="58BAA2F9" w:rsidRDefault="00D60ADC" w14:paraId="28515C75" w14:textId="77777777">
      <w:pPr>
        <w:numPr>
          <w:ilvl w:val="1"/>
          <w:numId w:val="9"/>
        </w:numPr>
        <w:spacing w:line="360" w:lineRule="auto"/>
        <w:jc w:val="both"/>
      </w:pPr>
      <w:r>
        <w:t>In some cases, the exact measured values of a continuous measurement are not recorded, but substituted by an operator and a threshold, turning an otherwise continuous variable into a discrete one</w:t>
      </w:r>
    </w:p>
    <w:p w:rsidR="00C04CAC" w:rsidP="58BAA2F9" w:rsidRDefault="00D60ADC" w14:paraId="50E5CDC2" w14:textId="77777777">
      <w:pPr>
        <w:numPr>
          <w:ilvl w:val="1"/>
          <w:numId w:val="9"/>
        </w:numPr>
        <w:spacing w:line="360" w:lineRule="auto"/>
        <w:jc w:val="both"/>
      </w:pPr>
      <w:r>
        <w:t>For example, albumin in the blood could be recorded as “&gt; 3.5 g/dL” which is mapped to</w:t>
      </w:r>
    </w:p>
    <w:p w:rsidR="00C04CAC" w:rsidP="58BAA2F9" w:rsidRDefault="00D60ADC" w14:paraId="7EA010B1" w14:textId="77777777">
      <w:pPr>
        <w:numPr>
          <w:ilvl w:val="2"/>
          <w:numId w:val="9"/>
        </w:numPr>
        <w:spacing w:line="360" w:lineRule="auto"/>
        <w:jc w:val="both"/>
        <w:rPr>
          <w:i/>
          <w:iCs/>
        </w:rPr>
      </w:pPr>
      <w:proofErr w:type="spellStart"/>
      <w:r w:rsidRPr="58BAA2F9">
        <w:rPr>
          <w:i/>
          <w:iCs/>
        </w:rPr>
        <w:t>operator_concept_id</w:t>
      </w:r>
      <w:proofErr w:type="spellEnd"/>
      <w:r w:rsidRPr="58BAA2F9">
        <w:rPr>
          <w:i/>
          <w:iCs/>
        </w:rPr>
        <w:t xml:space="preserve"> </w:t>
      </w:r>
      <w:r>
        <w:tab/>
      </w:r>
      <w:r>
        <w:t>= 4172704</w:t>
      </w:r>
      <w:r>
        <w:tab/>
      </w:r>
      <w:r>
        <w:t>=</w:t>
      </w:r>
      <w:r>
        <w:tab/>
      </w:r>
      <w:r>
        <w:t xml:space="preserve"> “&gt;”</w:t>
      </w:r>
    </w:p>
    <w:p w:rsidR="00C04CAC" w:rsidP="58BAA2F9" w:rsidRDefault="00D60ADC" w14:paraId="74D4F7F5" w14:textId="77777777">
      <w:pPr>
        <w:numPr>
          <w:ilvl w:val="2"/>
          <w:numId w:val="9"/>
        </w:numPr>
        <w:spacing w:line="360" w:lineRule="auto"/>
        <w:jc w:val="both"/>
        <w:rPr>
          <w:i/>
          <w:iCs/>
        </w:rPr>
      </w:pPr>
      <w:proofErr w:type="spellStart"/>
      <w:r w:rsidRPr="58BAA2F9">
        <w:rPr>
          <w:i/>
          <w:iCs/>
        </w:rPr>
        <w:t>value_as_number</w:t>
      </w:r>
      <w:proofErr w:type="spellEnd"/>
      <w:r w:rsidRPr="58BAA2F9">
        <w:rPr>
          <w:i/>
          <w:iCs/>
        </w:rPr>
        <w:t xml:space="preserve"> </w:t>
      </w:r>
      <w:r>
        <w:tab/>
      </w:r>
      <w:r>
        <w:tab/>
      </w:r>
      <w:r>
        <w:t>= 3.5</w:t>
      </w:r>
      <w:r>
        <w:tab/>
      </w:r>
    </w:p>
    <w:p w:rsidR="00C04CAC" w:rsidP="58BAA2F9" w:rsidRDefault="00D60ADC" w14:paraId="492ED3FF" w14:textId="77777777">
      <w:pPr>
        <w:numPr>
          <w:ilvl w:val="2"/>
          <w:numId w:val="9"/>
        </w:numPr>
        <w:spacing w:line="360" w:lineRule="auto"/>
        <w:jc w:val="both"/>
        <w:rPr>
          <w:i/>
          <w:iCs/>
        </w:rPr>
      </w:pPr>
      <w:proofErr w:type="spellStart"/>
      <w:r w:rsidRPr="58BAA2F9">
        <w:rPr>
          <w:i/>
          <w:iCs/>
        </w:rPr>
        <w:t>unit_concept</w:t>
      </w:r>
      <w:proofErr w:type="spellEnd"/>
      <w:r w:rsidRPr="58BAA2F9">
        <w:rPr>
          <w:i/>
          <w:iCs/>
        </w:rPr>
        <w:t xml:space="preserve"> _id </w:t>
      </w:r>
      <w:r>
        <w:tab/>
      </w:r>
      <w:r>
        <w:tab/>
      </w:r>
      <w:r>
        <w:t>= 8713</w:t>
      </w:r>
      <w:r>
        <w:tab/>
      </w:r>
      <w:r>
        <w:t>=</w:t>
      </w:r>
      <w:r>
        <w:tab/>
      </w:r>
      <w:r>
        <w:t>“g/dL”</w:t>
      </w:r>
    </w:p>
    <w:p w:rsidR="00C04CAC" w:rsidP="58BAA2F9" w:rsidRDefault="00D60ADC" w14:paraId="455B79E8" w14:textId="77777777">
      <w:pPr>
        <w:numPr>
          <w:ilvl w:val="1"/>
          <w:numId w:val="9"/>
        </w:numPr>
        <w:spacing w:after="200" w:line="360" w:lineRule="auto"/>
        <w:jc w:val="both"/>
      </w:pPr>
      <w:r>
        <w:t xml:space="preserve">If the </w:t>
      </w:r>
      <w:r w:rsidRPr="69DE0D03">
        <w:rPr>
          <w:i/>
          <w:iCs/>
        </w:rPr>
        <w:t>operator_concept_id</w:t>
      </w:r>
      <w:r>
        <w:t xml:space="preserve"> is missing (=None), it is assumed to be “=”</w:t>
      </w:r>
    </w:p>
    <w:p w:rsidR="00E3000F" w:rsidP="00E3000F" w:rsidRDefault="00E3000F" w14:paraId="3A09195B" w14:textId="79EB9E08">
      <w:pPr>
        <w:numPr>
          <w:ilvl w:val="0"/>
          <w:numId w:val="9"/>
        </w:numPr>
        <w:spacing w:after="200" w:line="360" w:lineRule="auto"/>
        <w:jc w:val="both"/>
      </w:pPr>
      <w:r>
        <w:t>Measurements missing value:</w:t>
      </w:r>
    </w:p>
    <w:p w:rsidR="00E3000F" w:rsidP="00E3000F" w:rsidRDefault="00E3000F" w14:paraId="23931E26" w14:textId="758312A4">
      <w:pPr>
        <w:numPr>
          <w:ilvl w:val="1"/>
          <w:numId w:val="9"/>
        </w:numPr>
        <w:spacing w:after="200" w:line="360" w:lineRule="auto"/>
        <w:jc w:val="both"/>
      </w:pPr>
      <w:r>
        <w:t xml:space="preserve">In some cases, the result of the measurement is missing from the source data, even though the measurement was actually performed. In such cases, it is accepted to have the measurement without any value in </w:t>
      </w:r>
      <w:r w:rsidRPr="69DE0D03">
        <w:rPr>
          <w:i/>
          <w:iCs/>
        </w:rPr>
        <w:t>value_as_concept_id</w:t>
      </w:r>
      <w:r>
        <w:t xml:space="preserve"> nor </w:t>
      </w:r>
      <w:r w:rsidRPr="69DE0D03">
        <w:rPr>
          <w:i/>
          <w:iCs/>
        </w:rPr>
        <w:t>value_as_number</w:t>
      </w:r>
      <w:r>
        <w:t>.</w:t>
      </w:r>
    </w:p>
    <w:p w:rsidRPr="00E3000F" w:rsidR="00E3000F" w:rsidP="00E3000F" w:rsidRDefault="00E3000F" w14:paraId="294C758A" w14:textId="716E0574">
      <w:pPr>
        <w:numPr>
          <w:ilvl w:val="1"/>
          <w:numId w:val="9"/>
        </w:numPr>
        <w:spacing w:after="200" w:line="360" w:lineRule="auto"/>
        <w:jc w:val="both"/>
      </w:pPr>
      <w:r>
        <w:t xml:space="preserve">This </w:t>
      </w:r>
      <w:r w:rsidRPr="6FF4C249">
        <w:rPr>
          <w:b/>
          <w:bCs/>
        </w:rPr>
        <w:t>does not</w:t>
      </w:r>
      <w:r>
        <w:t xml:space="preserve"> apply to situations where it is unknown if the measurement was performed at all.</w:t>
      </w:r>
    </w:p>
    <w:tbl>
      <w:tblPr>
        <w:tblStyle w:val="ab"/>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535"/>
        <w:gridCol w:w="2340"/>
        <w:gridCol w:w="4725"/>
      </w:tblGrid>
      <w:tr w:rsidR="00C04CAC" w:rsidTr="00A78828" w14:paraId="63F368FD" w14:textId="77777777">
        <w:tc>
          <w:tcPr>
            <w:tcW w:w="2535" w:type="dxa"/>
            <w:tcMar>
              <w:top w:w="100" w:type="dxa"/>
              <w:left w:w="100" w:type="dxa"/>
              <w:bottom w:w="100" w:type="dxa"/>
              <w:right w:w="100" w:type="dxa"/>
            </w:tcMar>
          </w:tcPr>
          <w:p w:rsidR="00C04CAC" w:rsidRDefault="00D60ADC" w14:paraId="375AAB94" w14:textId="77777777">
            <w:pPr>
              <w:widowControl w:val="0"/>
              <w:spacing w:line="240" w:lineRule="auto"/>
              <w:rPr>
                <w:b/>
                <w:bCs/>
                <w:sz w:val="20"/>
                <w:szCs w:val="20"/>
              </w:rPr>
            </w:pPr>
            <w:r>
              <w:rPr>
                <w:b/>
                <w:bCs/>
                <w:sz w:val="20"/>
                <w:szCs w:val="20"/>
              </w:rPr>
              <w:t>Field</w:t>
            </w:r>
          </w:p>
        </w:tc>
        <w:tc>
          <w:tcPr>
            <w:tcW w:w="2340" w:type="dxa"/>
            <w:tcMar>
              <w:top w:w="100" w:type="dxa"/>
              <w:left w:w="100" w:type="dxa"/>
              <w:bottom w:w="100" w:type="dxa"/>
              <w:right w:w="100" w:type="dxa"/>
            </w:tcMar>
          </w:tcPr>
          <w:p w:rsidR="00C04CAC" w:rsidRDefault="00D60ADC" w14:paraId="6547C8F5" w14:textId="77777777">
            <w:pPr>
              <w:widowControl w:val="0"/>
              <w:spacing w:line="240" w:lineRule="auto"/>
              <w:rPr>
                <w:b/>
                <w:bCs/>
                <w:sz w:val="20"/>
                <w:szCs w:val="20"/>
              </w:rPr>
            </w:pPr>
            <w:r>
              <w:rPr>
                <w:b/>
                <w:bCs/>
                <w:sz w:val="20"/>
                <w:szCs w:val="20"/>
              </w:rPr>
              <w:t>Is Foreign Key to …</w:t>
            </w:r>
          </w:p>
        </w:tc>
        <w:tc>
          <w:tcPr>
            <w:tcW w:w="4725" w:type="dxa"/>
            <w:tcMar>
              <w:top w:w="100" w:type="dxa"/>
              <w:left w:w="100" w:type="dxa"/>
              <w:bottom w:w="100" w:type="dxa"/>
              <w:right w:w="100" w:type="dxa"/>
            </w:tcMar>
          </w:tcPr>
          <w:p w:rsidR="00C04CAC" w:rsidRDefault="00D60ADC" w14:paraId="72851CE7" w14:textId="77777777">
            <w:pPr>
              <w:widowControl w:val="0"/>
              <w:spacing w:line="240" w:lineRule="auto"/>
              <w:rPr>
                <w:b/>
                <w:bCs/>
                <w:sz w:val="20"/>
                <w:szCs w:val="20"/>
              </w:rPr>
            </w:pPr>
            <w:r>
              <w:rPr>
                <w:b/>
                <w:bCs/>
                <w:sz w:val="20"/>
                <w:szCs w:val="20"/>
              </w:rPr>
              <w:t>Notes</w:t>
            </w:r>
          </w:p>
        </w:tc>
      </w:tr>
      <w:tr w:rsidR="00C04CAC" w:rsidTr="00A78828" w14:paraId="2733955A" w14:textId="77777777">
        <w:tc>
          <w:tcPr>
            <w:tcW w:w="2535" w:type="dxa"/>
            <w:tcMar>
              <w:top w:w="100" w:type="dxa"/>
              <w:left w:w="100" w:type="dxa"/>
              <w:bottom w:w="100" w:type="dxa"/>
              <w:right w:w="100" w:type="dxa"/>
            </w:tcMar>
          </w:tcPr>
          <w:p w:rsidR="00C04CAC" w:rsidRDefault="00D60ADC" w14:paraId="6D25E1BF" w14:textId="77777777">
            <w:pPr>
              <w:widowControl w:val="0"/>
              <w:spacing w:line="240" w:lineRule="auto"/>
              <w:rPr>
                <w:i/>
                <w:iCs/>
                <w:sz w:val="20"/>
                <w:szCs w:val="20"/>
              </w:rPr>
            </w:pPr>
            <w:proofErr w:type="spellStart"/>
            <w:r>
              <w:rPr>
                <w:i/>
                <w:iCs/>
                <w:sz w:val="20"/>
                <w:szCs w:val="20"/>
              </w:rPr>
              <w:t>measurement_id</w:t>
            </w:r>
            <w:proofErr w:type="spellEnd"/>
          </w:p>
        </w:tc>
        <w:tc>
          <w:tcPr>
            <w:tcW w:w="2340" w:type="dxa"/>
            <w:tcMar>
              <w:top w:w="100" w:type="dxa"/>
              <w:left w:w="100" w:type="dxa"/>
              <w:bottom w:w="100" w:type="dxa"/>
              <w:right w:w="100" w:type="dxa"/>
            </w:tcMar>
          </w:tcPr>
          <w:p w:rsidR="00C04CAC" w:rsidRDefault="00C04CAC" w14:paraId="34B3F2EB" w14:textId="77777777">
            <w:pPr>
              <w:widowControl w:val="0"/>
              <w:spacing w:line="240" w:lineRule="auto"/>
              <w:rPr>
                <w:sz w:val="20"/>
                <w:szCs w:val="20"/>
                <w:u w:val="single"/>
              </w:rPr>
            </w:pPr>
          </w:p>
        </w:tc>
        <w:tc>
          <w:tcPr>
            <w:tcW w:w="4725" w:type="dxa"/>
            <w:tcMar>
              <w:top w:w="100" w:type="dxa"/>
              <w:left w:w="100" w:type="dxa"/>
              <w:bottom w:w="100" w:type="dxa"/>
              <w:right w:w="100" w:type="dxa"/>
            </w:tcMar>
          </w:tcPr>
          <w:p w:rsidR="00C04CAC" w:rsidRDefault="00C04CAC" w14:paraId="7D34F5C7" w14:textId="77777777">
            <w:pPr>
              <w:widowControl w:val="0"/>
              <w:spacing w:line="240" w:lineRule="auto"/>
              <w:rPr>
                <w:sz w:val="20"/>
                <w:szCs w:val="20"/>
              </w:rPr>
            </w:pPr>
          </w:p>
        </w:tc>
      </w:tr>
      <w:tr w:rsidR="00C04CAC" w:rsidTr="00A78828" w14:paraId="7F4D95AA" w14:textId="77777777">
        <w:tc>
          <w:tcPr>
            <w:tcW w:w="2535" w:type="dxa"/>
            <w:tcMar>
              <w:top w:w="100" w:type="dxa"/>
              <w:left w:w="100" w:type="dxa"/>
              <w:bottom w:w="100" w:type="dxa"/>
              <w:right w:w="100" w:type="dxa"/>
            </w:tcMar>
          </w:tcPr>
          <w:p w:rsidR="00C04CAC" w:rsidRDefault="00D60ADC" w14:paraId="184126FE" w14:textId="77777777">
            <w:pPr>
              <w:widowControl w:val="0"/>
              <w:spacing w:line="240" w:lineRule="auto"/>
              <w:rPr>
                <w:sz w:val="20"/>
                <w:szCs w:val="20"/>
              </w:rPr>
            </w:pPr>
            <w:proofErr w:type="spellStart"/>
            <w:r>
              <w:rPr>
                <w:sz w:val="20"/>
                <w:szCs w:val="20"/>
              </w:rPr>
              <w:t>person_id</w:t>
            </w:r>
            <w:proofErr w:type="spellEnd"/>
          </w:p>
        </w:tc>
        <w:tc>
          <w:tcPr>
            <w:tcW w:w="2340" w:type="dxa"/>
            <w:tcMar>
              <w:top w:w="100" w:type="dxa"/>
              <w:left w:w="100" w:type="dxa"/>
              <w:bottom w:w="100" w:type="dxa"/>
              <w:right w:w="100" w:type="dxa"/>
            </w:tcMar>
          </w:tcPr>
          <w:p w:rsidR="00C04CAC" w:rsidRDefault="00D60ADC" w14:paraId="6C4BAC67" w14:textId="77777777">
            <w:pPr>
              <w:widowControl w:val="0"/>
              <w:spacing w:line="240" w:lineRule="auto"/>
              <w:rPr>
                <w:sz w:val="20"/>
                <w:szCs w:val="20"/>
              </w:rPr>
            </w:pPr>
            <w:r>
              <w:rPr>
                <w:sz w:val="20"/>
                <w:szCs w:val="20"/>
              </w:rPr>
              <w:t>person</w:t>
            </w:r>
          </w:p>
        </w:tc>
        <w:tc>
          <w:tcPr>
            <w:tcW w:w="4725" w:type="dxa"/>
            <w:tcMar>
              <w:top w:w="100" w:type="dxa"/>
              <w:left w:w="100" w:type="dxa"/>
              <w:bottom w:w="100" w:type="dxa"/>
              <w:right w:w="100" w:type="dxa"/>
            </w:tcMar>
          </w:tcPr>
          <w:p w:rsidR="00C04CAC" w:rsidRDefault="00C04CAC" w14:paraId="0B4020A7" w14:textId="77777777">
            <w:pPr>
              <w:widowControl w:val="0"/>
              <w:spacing w:line="240" w:lineRule="auto"/>
              <w:rPr>
                <w:sz w:val="20"/>
                <w:szCs w:val="20"/>
              </w:rPr>
            </w:pPr>
          </w:p>
        </w:tc>
      </w:tr>
      <w:tr w:rsidR="00C04CAC" w:rsidTr="00A78828" w14:paraId="5686F086" w14:textId="77777777">
        <w:tc>
          <w:tcPr>
            <w:tcW w:w="2535" w:type="dxa"/>
            <w:tcMar>
              <w:top w:w="100" w:type="dxa"/>
              <w:left w:w="100" w:type="dxa"/>
              <w:bottom w:w="100" w:type="dxa"/>
              <w:right w:w="100" w:type="dxa"/>
            </w:tcMar>
          </w:tcPr>
          <w:p w:rsidR="00C04CAC" w:rsidRDefault="00D60ADC" w14:paraId="53844564" w14:textId="77777777">
            <w:pPr>
              <w:widowControl w:val="0"/>
              <w:spacing w:line="240" w:lineRule="auto"/>
              <w:rPr>
                <w:sz w:val="20"/>
                <w:szCs w:val="20"/>
              </w:rPr>
            </w:pPr>
            <w:proofErr w:type="spellStart"/>
            <w:r>
              <w:rPr>
                <w:sz w:val="20"/>
                <w:szCs w:val="20"/>
              </w:rPr>
              <w:t>measurement_concept_id</w:t>
            </w:r>
            <w:proofErr w:type="spellEnd"/>
          </w:p>
        </w:tc>
        <w:tc>
          <w:tcPr>
            <w:tcW w:w="2340" w:type="dxa"/>
            <w:tcMar>
              <w:top w:w="100" w:type="dxa"/>
              <w:left w:w="100" w:type="dxa"/>
              <w:bottom w:w="100" w:type="dxa"/>
              <w:right w:w="100" w:type="dxa"/>
            </w:tcMar>
          </w:tcPr>
          <w:p w:rsidR="00C04CAC" w:rsidRDefault="00D60ADC" w14:paraId="1BBB1E35"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C04CAC" w14:paraId="1D7B270A" w14:textId="77777777">
            <w:pPr>
              <w:widowControl w:val="0"/>
              <w:spacing w:line="240" w:lineRule="auto"/>
              <w:rPr>
                <w:sz w:val="20"/>
                <w:szCs w:val="20"/>
              </w:rPr>
            </w:pPr>
          </w:p>
        </w:tc>
      </w:tr>
      <w:tr w:rsidR="00C04CAC" w:rsidTr="00A78828" w14:paraId="38A72DCB" w14:textId="77777777">
        <w:tc>
          <w:tcPr>
            <w:tcW w:w="2535" w:type="dxa"/>
            <w:tcMar>
              <w:top w:w="100" w:type="dxa"/>
              <w:left w:w="100" w:type="dxa"/>
              <w:bottom w:w="100" w:type="dxa"/>
              <w:right w:w="100" w:type="dxa"/>
            </w:tcMar>
          </w:tcPr>
          <w:p w:rsidR="00C04CAC" w:rsidRDefault="00D60ADC" w14:paraId="07E9D85A" w14:textId="77777777">
            <w:pPr>
              <w:widowControl w:val="0"/>
              <w:spacing w:line="240" w:lineRule="auto"/>
              <w:rPr>
                <w:sz w:val="20"/>
                <w:szCs w:val="20"/>
              </w:rPr>
            </w:pPr>
            <w:proofErr w:type="spellStart"/>
            <w:r>
              <w:rPr>
                <w:sz w:val="20"/>
                <w:szCs w:val="20"/>
              </w:rPr>
              <w:t>measurement_date</w:t>
            </w:r>
            <w:proofErr w:type="spellEnd"/>
          </w:p>
        </w:tc>
        <w:tc>
          <w:tcPr>
            <w:tcW w:w="2340" w:type="dxa"/>
            <w:tcMar>
              <w:top w:w="100" w:type="dxa"/>
              <w:left w:w="100" w:type="dxa"/>
              <w:bottom w:w="100" w:type="dxa"/>
              <w:right w:w="100" w:type="dxa"/>
            </w:tcMar>
          </w:tcPr>
          <w:p w:rsidR="00C04CAC" w:rsidRDefault="00C04CAC" w14:paraId="4F904CB7"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C04CAC" w14:paraId="06971CD3" w14:textId="77777777">
            <w:pPr>
              <w:widowControl w:val="0"/>
              <w:spacing w:line="240" w:lineRule="auto"/>
              <w:rPr>
                <w:sz w:val="20"/>
                <w:szCs w:val="20"/>
              </w:rPr>
            </w:pPr>
          </w:p>
        </w:tc>
      </w:tr>
      <w:tr w:rsidR="00C04CAC" w:rsidTr="00A78828" w14:paraId="7879D7D0" w14:textId="77777777">
        <w:tc>
          <w:tcPr>
            <w:tcW w:w="2535" w:type="dxa"/>
            <w:tcMar>
              <w:top w:w="100" w:type="dxa"/>
              <w:left w:w="100" w:type="dxa"/>
              <w:bottom w:w="100" w:type="dxa"/>
              <w:right w:w="100" w:type="dxa"/>
            </w:tcMar>
          </w:tcPr>
          <w:p w:rsidR="00C04CAC" w:rsidRDefault="00D60ADC" w14:paraId="2A3B7CB5" w14:textId="77777777">
            <w:pPr>
              <w:widowControl w:val="0"/>
              <w:spacing w:line="240" w:lineRule="auto"/>
              <w:rPr>
                <w:sz w:val="20"/>
                <w:szCs w:val="20"/>
              </w:rPr>
            </w:pPr>
            <w:proofErr w:type="spellStart"/>
            <w:r>
              <w:rPr>
                <w:sz w:val="20"/>
                <w:szCs w:val="20"/>
              </w:rPr>
              <w:t>operator_concept_id</w:t>
            </w:r>
            <w:proofErr w:type="spellEnd"/>
          </w:p>
        </w:tc>
        <w:tc>
          <w:tcPr>
            <w:tcW w:w="2340" w:type="dxa"/>
            <w:tcMar>
              <w:top w:w="100" w:type="dxa"/>
              <w:left w:w="100" w:type="dxa"/>
              <w:bottom w:w="100" w:type="dxa"/>
              <w:right w:w="100" w:type="dxa"/>
            </w:tcMar>
          </w:tcPr>
          <w:p w:rsidR="00C04CAC" w:rsidRDefault="00D60ADC" w14:paraId="1C4D58E8"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D60ADC" w14:paraId="7049F773" w14:textId="77777777">
            <w:pPr>
              <w:widowControl w:val="0"/>
              <w:spacing w:line="240" w:lineRule="auto"/>
              <w:rPr>
                <w:sz w:val="20"/>
                <w:szCs w:val="20"/>
              </w:rPr>
            </w:pPr>
            <w:r>
              <w:rPr>
                <w:sz w:val="20"/>
                <w:szCs w:val="20"/>
              </w:rPr>
              <w:t xml:space="preserve">Field for </w:t>
            </w:r>
            <w:hyperlink r:id="rId20">
              <w:r>
                <w:rPr>
                  <w:color w:val="1155CC"/>
                  <w:sz w:val="20"/>
                  <w:szCs w:val="20"/>
                  <w:u w:val="single"/>
                </w:rPr>
                <w:t>Meas Value Operator</w:t>
              </w:r>
            </w:hyperlink>
            <w:r>
              <w:rPr>
                <w:sz w:val="20"/>
                <w:szCs w:val="20"/>
              </w:rPr>
              <w:br/>
            </w:r>
            <w:r>
              <w:rPr>
                <w:sz w:val="20"/>
                <w:szCs w:val="20"/>
              </w:rPr>
              <w:t>Empty field means “=” (</w:t>
            </w:r>
            <w:r>
              <w:rPr>
                <w:b/>
                <w:bCs/>
                <w:sz w:val="20"/>
                <w:szCs w:val="20"/>
              </w:rPr>
              <w:t>4172703</w:t>
            </w:r>
            <w:r>
              <w:rPr>
                <w:sz w:val="20"/>
                <w:szCs w:val="20"/>
              </w:rPr>
              <w:t>)</w:t>
            </w:r>
          </w:p>
        </w:tc>
      </w:tr>
      <w:tr w:rsidR="00C04CAC" w:rsidTr="00A78828" w14:paraId="782A00DF" w14:textId="77777777">
        <w:tc>
          <w:tcPr>
            <w:tcW w:w="2535" w:type="dxa"/>
            <w:tcMar>
              <w:top w:w="100" w:type="dxa"/>
              <w:left w:w="100" w:type="dxa"/>
              <w:bottom w:w="100" w:type="dxa"/>
              <w:right w:w="100" w:type="dxa"/>
            </w:tcMar>
          </w:tcPr>
          <w:p w:rsidR="00C04CAC" w:rsidRDefault="00D60ADC" w14:paraId="188FCA87" w14:textId="77777777">
            <w:pPr>
              <w:widowControl w:val="0"/>
              <w:spacing w:line="240" w:lineRule="auto"/>
              <w:rPr>
                <w:sz w:val="20"/>
                <w:szCs w:val="20"/>
              </w:rPr>
            </w:pPr>
            <w:proofErr w:type="spellStart"/>
            <w:r>
              <w:rPr>
                <w:sz w:val="20"/>
                <w:szCs w:val="20"/>
              </w:rPr>
              <w:t>value_as_number</w:t>
            </w:r>
            <w:proofErr w:type="spellEnd"/>
          </w:p>
        </w:tc>
        <w:tc>
          <w:tcPr>
            <w:tcW w:w="2340" w:type="dxa"/>
            <w:tcMar>
              <w:top w:w="100" w:type="dxa"/>
              <w:left w:w="100" w:type="dxa"/>
              <w:bottom w:w="100" w:type="dxa"/>
              <w:right w:w="100" w:type="dxa"/>
            </w:tcMar>
          </w:tcPr>
          <w:p w:rsidR="00C04CAC" w:rsidRDefault="00C04CAC" w14:paraId="2A1F701D" w14:textId="77777777">
            <w:pPr>
              <w:widowControl w:val="0"/>
              <w:spacing w:line="240" w:lineRule="auto"/>
              <w:rPr>
                <w:sz w:val="20"/>
                <w:szCs w:val="20"/>
              </w:rPr>
            </w:pPr>
          </w:p>
        </w:tc>
        <w:tc>
          <w:tcPr>
            <w:tcW w:w="4725" w:type="dxa"/>
            <w:tcMar>
              <w:top w:w="100" w:type="dxa"/>
              <w:left w:w="100" w:type="dxa"/>
              <w:bottom w:w="100" w:type="dxa"/>
              <w:right w:w="100" w:type="dxa"/>
            </w:tcMar>
          </w:tcPr>
          <w:p w:rsidR="00C04CAC" w:rsidRDefault="00D60ADC" w14:paraId="353D97CD" w14:textId="77777777">
            <w:pPr>
              <w:widowControl w:val="0"/>
              <w:spacing w:line="240" w:lineRule="auto"/>
              <w:rPr>
                <w:sz w:val="20"/>
                <w:szCs w:val="20"/>
              </w:rPr>
            </w:pPr>
            <w:r>
              <w:rPr>
                <w:sz w:val="20"/>
                <w:szCs w:val="20"/>
              </w:rPr>
              <w:t>For measurements that have continuous values (e.g., body height and weight)</w:t>
            </w:r>
          </w:p>
        </w:tc>
      </w:tr>
      <w:tr w:rsidR="00C04CAC" w:rsidTr="00A78828" w14:paraId="66FDB0A3" w14:textId="77777777">
        <w:tc>
          <w:tcPr>
            <w:tcW w:w="2535" w:type="dxa"/>
            <w:tcMar>
              <w:top w:w="100" w:type="dxa"/>
              <w:left w:w="100" w:type="dxa"/>
              <w:bottom w:w="100" w:type="dxa"/>
              <w:right w:w="100" w:type="dxa"/>
            </w:tcMar>
          </w:tcPr>
          <w:p w:rsidR="00C04CAC" w:rsidRDefault="00D60ADC" w14:paraId="3F8E148D" w14:textId="77777777">
            <w:pPr>
              <w:widowControl w:val="0"/>
              <w:spacing w:line="240" w:lineRule="auto"/>
              <w:rPr>
                <w:sz w:val="20"/>
                <w:szCs w:val="20"/>
              </w:rPr>
            </w:pPr>
            <w:proofErr w:type="spellStart"/>
            <w:r>
              <w:rPr>
                <w:sz w:val="20"/>
                <w:szCs w:val="20"/>
              </w:rPr>
              <w:t>unit_concept_id</w:t>
            </w:r>
            <w:proofErr w:type="spellEnd"/>
          </w:p>
        </w:tc>
        <w:tc>
          <w:tcPr>
            <w:tcW w:w="2340" w:type="dxa"/>
            <w:tcMar>
              <w:top w:w="100" w:type="dxa"/>
              <w:left w:w="100" w:type="dxa"/>
              <w:bottom w:w="100" w:type="dxa"/>
              <w:right w:w="100" w:type="dxa"/>
            </w:tcMar>
          </w:tcPr>
          <w:p w:rsidR="00C04CAC" w:rsidRDefault="00D60ADC" w14:paraId="5F095E7A"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604EC3C7" w14:paraId="6E8D0417" w14:textId="77777777">
            <w:pPr>
              <w:widowControl w:val="0"/>
              <w:spacing w:line="240" w:lineRule="auto"/>
              <w:rPr>
                <w:sz w:val="20"/>
                <w:szCs w:val="20"/>
              </w:rPr>
            </w:pPr>
            <w:hyperlink r:id="rId21">
              <w:r w:rsidRPr="00A78828">
                <w:rPr>
                  <w:color w:val="1155CC"/>
                  <w:sz w:val="20"/>
                  <w:szCs w:val="20"/>
                  <w:u w:val="single"/>
                </w:rPr>
                <w:t>UCUM</w:t>
              </w:r>
            </w:hyperlink>
            <w:r w:rsidRPr="00A78828">
              <w:rPr>
                <w:sz w:val="20"/>
                <w:szCs w:val="20"/>
              </w:rPr>
              <w:t xml:space="preserve"> concepts for units</w:t>
            </w:r>
          </w:p>
        </w:tc>
      </w:tr>
      <w:tr w:rsidR="00C04CAC" w:rsidTr="00A78828" w14:paraId="2B99FBD0" w14:textId="77777777">
        <w:tc>
          <w:tcPr>
            <w:tcW w:w="2535" w:type="dxa"/>
            <w:tcMar>
              <w:top w:w="100" w:type="dxa"/>
              <w:left w:w="100" w:type="dxa"/>
              <w:bottom w:w="100" w:type="dxa"/>
              <w:right w:w="100" w:type="dxa"/>
            </w:tcMar>
          </w:tcPr>
          <w:p w:rsidR="00C04CAC" w:rsidRDefault="00D60ADC" w14:paraId="51B9022A" w14:textId="77777777">
            <w:pPr>
              <w:widowControl w:val="0"/>
              <w:spacing w:line="240" w:lineRule="auto"/>
              <w:rPr>
                <w:sz w:val="20"/>
                <w:szCs w:val="20"/>
              </w:rPr>
            </w:pPr>
            <w:proofErr w:type="spellStart"/>
            <w:r>
              <w:rPr>
                <w:sz w:val="20"/>
                <w:szCs w:val="20"/>
              </w:rPr>
              <w:t>value_as_concept_id</w:t>
            </w:r>
            <w:proofErr w:type="spellEnd"/>
          </w:p>
        </w:tc>
        <w:tc>
          <w:tcPr>
            <w:tcW w:w="2340" w:type="dxa"/>
            <w:tcMar>
              <w:top w:w="100" w:type="dxa"/>
              <w:left w:w="100" w:type="dxa"/>
              <w:bottom w:w="100" w:type="dxa"/>
              <w:right w:w="100" w:type="dxa"/>
            </w:tcMar>
          </w:tcPr>
          <w:p w:rsidR="00C04CAC" w:rsidRDefault="00D60ADC" w14:paraId="4CCB35A5" w14:textId="77777777">
            <w:pPr>
              <w:widowControl w:val="0"/>
              <w:spacing w:line="240" w:lineRule="auto"/>
              <w:rPr>
                <w:sz w:val="20"/>
                <w:szCs w:val="20"/>
              </w:rPr>
            </w:pPr>
            <w:r>
              <w:rPr>
                <w:sz w:val="20"/>
                <w:szCs w:val="20"/>
              </w:rPr>
              <w:t>concept</w:t>
            </w:r>
          </w:p>
        </w:tc>
        <w:tc>
          <w:tcPr>
            <w:tcW w:w="4725" w:type="dxa"/>
            <w:tcMar>
              <w:top w:w="100" w:type="dxa"/>
              <w:left w:w="100" w:type="dxa"/>
              <w:bottom w:w="100" w:type="dxa"/>
              <w:right w:w="100" w:type="dxa"/>
            </w:tcMar>
          </w:tcPr>
          <w:p w:rsidR="00C04CAC" w:rsidRDefault="00D60ADC" w14:paraId="23B7F260" w14:textId="77777777">
            <w:pPr>
              <w:widowControl w:val="0"/>
              <w:spacing w:line="240" w:lineRule="auto"/>
              <w:rPr>
                <w:sz w:val="20"/>
                <w:szCs w:val="20"/>
              </w:rPr>
            </w:pPr>
            <w:r>
              <w:rPr>
                <w:sz w:val="20"/>
                <w:szCs w:val="20"/>
              </w:rPr>
              <w:t>For measurements that have categorical values (e.g., ISS 1-3)</w:t>
            </w:r>
          </w:p>
        </w:tc>
      </w:tr>
      <w:tr w:rsidR="00C04CAC" w:rsidTr="00A78828" w14:paraId="55581F53" w14:textId="77777777">
        <w:tc>
          <w:tcPr>
            <w:tcW w:w="2535" w:type="dxa"/>
            <w:tcMar>
              <w:top w:w="100" w:type="dxa"/>
              <w:left w:w="100" w:type="dxa"/>
              <w:bottom w:w="100" w:type="dxa"/>
              <w:right w:w="100" w:type="dxa"/>
            </w:tcMar>
          </w:tcPr>
          <w:p w:rsidR="00C04CAC" w:rsidRDefault="00D60ADC" w14:paraId="01346F02" w14:textId="77777777">
            <w:pPr>
              <w:widowControl w:val="0"/>
              <w:spacing w:line="240" w:lineRule="auto"/>
              <w:rPr>
                <w:sz w:val="20"/>
                <w:szCs w:val="20"/>
              </w:rPr>
            </w:pPr>
            <w:proofErr w:type="spellStart"/>
            <w:r>
              <w:rPr>
                <w:sz w:val="20"/>
                <w:szCs w:val="20"/>
              </w:rPr>
              <w:t>visit_occurrence_id</w:t>
            </w:r>
            <w:proofErr w:type="spellEnd"/>
          </w:p>
        </w:tc>
        <w:tc>
          <w:tcPr>
            <w:tcW w:w="2340" w:type="dxa"/>
            <w:tcMar>
              <w:top w:w="100" w:type="dxa"/>
              <w:left w:w="100" w:type="dxa"/>
              <w:bottom w:w="100" w:type="dxa"/>
              <w:right w:w="100" w:type="dxa"/>
            </w:tcMar>
          </w:tcPr>
          <w:p w:rsidR="00C04CAC" w:rsidRDefault="00D60ADC" w14:paraId="0CAD0B55" w14:textId="77777777">
            <w:pPr>
              <w:widowControl w:val="0"/>
              <w:spacing w:line="240" w:lineRule="auto"/>
              <w:rPr>
                <w:sz w:val="20"/>
                <w:szCs w:val="20"/>
              </w:rPr>
            </w:pPr>
            <w:proofErr w:type="spellStart"/>
            <w:r>
              <w:rPr>
                <w:sz w:val="20"/>
                <w:szCs w:val="20"/>
              </w:rPr>
              <w:t>visit_occurrence</w:t>
            </w:r>
            <w:proofErr w:type="spellEnd"/>
          </w:p>
        </w:tc>
        <w:tc>
          <w:tcPr>
            <w:tcW w:w="4725" w:type="dxa"/>
            <w:tcMar>
              <w:top w:w="100" w:type="dxa"/>
              <w:left w:w="100" w:type="dxa"/>
              <w:bottom w:w="100" w:type="dxa"/>
              <w:right w:w="100" w:type="dxa"/>
            </w:tcMar>
          </w:tcPr>
          <w:p w:rsidR="00C04CAC" w:rsidRDefault="00C04CAC" w14:paraId="03EFCA41" w14:textId="77777777">
            <w:pPr>
              <w:widowControl w:val="0"/>
              <w:spacing w:line="240" w:lineRule="auto"/>
              <w:rPr>
                <w:sz w:val="20"/>
                <w:szCs w:val="20"/>
              </w:rPr>
            </w:pPr>
          </w:p>
        </w:tc>
      </w:tr>
    </w:tbl>
    <w:p w:rsidR="00C04CAC" w:rsidRDefault="604EC3C7" w14:paraId="111AE637" w14:textId="77777777">
      <w:pPr>
        <w:pStyle w:val="Heading3"/>
      </w:pPr>
      <w:bookmarkStart w:name="_Toc607580395" w:id="16"/>
      <w:r>
        <w:t>3.2.9 observation</w:t>
      </w:r>
      <w:bookmarkEnd w:id="16"/>
    </w:p>
    <w:p w:rsidR="00C04CAC" w:rsidP="58BAA2F9" w:rsidRDefault="00D60ADC" w14:paraId="3865F812" w14:textId="77777777">
      <w:pPr>
        <w:spacing w:after="200" w:line="360" w:lineRule="auto"/>
        <w:jc w:val="both"/>
      </w:pPr>
      <w:r>
        <w:t>The observation table is structured similarly to the measurement table. It should only be used as a fallback option for variables that do not fit in the measurement table.</w:t>
      </w:r>
    </w:p>
    <w:tbl>
      <w:tblPr>
        <w:tblW w:w="9600" w:type="dxa"/>
        <w:tblInd w:w="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985"/>
        <w:gridCol w:w="2400"/>
        <w:gridCol w:w="4215"/>
      </w:tblGrid>
      <w:tr w:rsidR="00C04CAC" w:rsidTr="13E6EF31" w14:paraId="4FF96ABE" w14:textId="77777777">
        <w:tc>
          <w:tcPr>
            <w:tcW w:w="2985" w:type="dxa"/>
            <w:tcMar>
              <w:top w:w="100" w:type="dxa"/>
              <w:left w:w="100" w:type="dxa"/>
              <w:bottom w:w="100" w:type="dxa"/>
              <w:right w:w="100" w:type="dxa"/>
            </w:tcMar>
          </w:tcPr>
          <w:p w:rsidR="00C04CAC" w:rsidRDefault="00D60ADC" w14:paraId="78A6463D" w14:textId="77777777">
            <w:pPr>
              <w:widowControl w:val="0"/>
              <w:spacing w:line="240" w:lineRule="auto"/>
              <w:rPr>
                <w:b/>
                <w:bCs/>
                <w:sz w:val="20"/>
                <w:szCs w:val="20"/>
              </w:rPr>
            </w:pPr>
            <w:r>
              <w:rPr>
                <w:b/>
                <w:bCs/>
                <w:sz w:val="20"/>
                <w:szCs w:val="20"/>
              </w:rPr>
              <w:t>Field</w:t>
            </w:r>
          </w:p>
        </w:tc>
        <w:tc>
          <w:tcPr>
            <w:tcW w:w="2400" w:type="dxa"/>
            <w:tcMar>
              <w:top w:w="100" w:type="dxa"/>
              <w:left w:w="100" w:type="dxa"/>
              <w:bottom w:w="100" w:type="dxa"/>
              <w:right w:w="100" w:type="dxa"/>
            </w:tcMar>
          </w:tcPr>
          <w:p w:rsidR="00C04CAC" w:rsidRDefault="00D60ADC" w14:paraId="6D5FACD9" w14:textId="77777777">
            <w:pPr>
              <w:widowControl w:val="0"/>
              <w:spacing w:line="240" w:lineRule="auto"/>
              <w:rPr>
                <w:b/>
                <w:bCs/>
                <w:sz w:val="20"/>
                <w:szCs w:val="20"/>
              </w:rPr>
            </w:pPr>
            <w:r>
              <w:rPr>
                <w:b/>
                <w:bCs/>
                <w:sz w:val="20"/>
                <w:szCs w:val="20"/>
              </w:rPr>
              <w:t>Is Foreign Key to …</w:t>
            </w:r>
          </w:p>
        </w:tc>
        <w:tc>
          <w:tcPr>
            <w:tcW w:w="4215" w:type="dxa"/>
            <w:tcMar>
              <w:top w:w="100" w:type="dxa"/>
              <w:left w:w="100" w:type="dxa"/>
              <w:bottom w:w="100" w:type="dxa"/>
              <w:right w:w="100" w:type="dxa"/>
            </w:tcMar>
          </w:tcPr>
          <w:p w:rsidR="00C04CAC" w:rsidRDefault="00D60ADC" w14:paraId="37E96047" w14:textId="77777777">
            <w:pPr>
              <w:widowControl w:val="0"/>
              <w:spacing w:line="240" w:lineRule="auto"/>
              <w:rPr>
                <w:b/>
                <w:bCs/>
                <w:sz w:val="20"/>
                <w:szCs w:val="20"/>
              </w:rPr>
            </w:pPr>
            <w:r>
              <w:rPr>
                <w:b/>
                <w:bCs/>
                <w:sz w:val="20"/>
                <w:szCs w:val="20"/>
              </w:rPr>
              <w:t>Notes</w:t>
            </w:r>
          </w:p>
        </w:tc>
      </w:tr>
      <w:tr w:rsidR="00C04CAC" w:rsidTr="13E6EF31" w14:paraId="1AE9934A" w14:textId="77777777">
        <w:tc>
          <w:tcPr>
            <w:tcW w:w="2985" w:type="dxa"/>
            <w:tcMar>
              <w:top w:w="100" w:type="dxa"/>
              <w:left w:w="100" w:type="dxa"/>
              <w:bottom w:w="100" w:type="dxa"/>
              <w:right w:w="100" w:type="dxa"/>
            </w:tcMar>
          </w:tcPr>
          <w:p w:rsidR="00C04CAC" w:rsidRDefault="00D60ADC" w14:paraId="6EE51BD2" w14:textId="77777777">
            <w:pPr>
              <w:widowControl w:val="0"/>
              <w:spacing w:line="240" w:lineRule="auto"/>
              <w:rPr>
                <w:i/>
                <w:iCs/>
                <w:sz w:val="20"/>
                <w:szCs w:val="20"/>
              </w:rPr>
            </w:pPr>
            <w:proofErr w:type="spellStart"/>
            <w:r>
              <w:rPr>
                <w:i/>
                <w:iCs/>
                <w:sz w:val="20"/>
                <w:szCs w:val="20"/>
              </w:rPr>
              <w:t>observation_id</w:t>
            </w:r>
            <w:proofErr w:type="spellEnd"/>
          </w:p>
        </w:tc>
        <w:tc>
          <w:tcPr>
            <w:tcW w:w="2400" w:type="dxa"/>
            <w:tcMar>
              <w:top w:w="100" w:type="dxa"/>
              <w:left w:w="100" w:type="dxa"/>
              <w:bottom w:w="100" w:type="dxa"/>
              <w:right w:w="100" w:type="dxa"/>
            </w:tcMar>
          </w:tcPr>
          <w:p w:rsidR="00C04CAC" w:rsidRDefault="00C04CAC" w14:paraId="5F96A722" w14:textId="77777777">
            <w:pPr>
              <w:widowControl w:val="0"/>
              <w:spacing w:line="240" w:lineRule="auto"/>
              <w:rPr>
                <w:sz w:val="20"/>
                <w:szCs w:val="20"/>
                <w:u w:val="single"/>
              </w:rPr>
            </w:pPr>
          </w:p>
        </w:tc>
        <w:tc>
          <w:tcPr>
            <w:tcW w:w="4215" w:type="dxa"/>
            <w:tcMar>
              <w:top w:w="100" w:type="dxa"/>
              <w:left w:w="100" w:type="dxa"/>
              <w:bottom w:w="100" w:type="dxa"/>
              <w:right w:w="100" w:type="dxa"/>
            </w:tcMar>
          </w:tcPr>
          <w:p w:rsidR="00C04CAC" w:rsidRDefault="00C04CAC" w14:paraId="5B95CD12" w14:textId="77777777">
            <w:pPr>
              <w:widowControl w:val="0"/>
              <w:spacing w:line="240" w:lineRule="auto"/>
              <w:rPr>
                <w:sz w:val="20"/>
                <w:szCs w:val="20"/>
              </w:rPr>
            </w:pPr>
          </w:p>
        </w:tc>
      </w:tr>
      <w:tr w:rsidR="00C04CAC" w:rsidTr="13E6EF31" w14:paraId="27D9F154" w14:textId="77777777">
        <w:tc>
          <w:tcPr>
            <w:tcW w:w="2985" w:type="dxa"/>
            <w:tcMar>
              <w:top w:w="100" w:type="dxa"/>
              <w:left w:w="100" w:type="dxa"/>
              <w:bottom w:w="100" w:type="dxa"/>
              <w:right w:w="100" w:type="dxa"/>
            </w:tcMar>
          </w:tcPr>
          <w:p w:rsidR="00C04CAC" w:rsidRDefault="00D60ADC" w14:paraId="3B1942C0" w14:textId="77777777">
            <w:pPr>
              <w:widowControl w:val="0"/>
              <w:spacing w:line="240" w:lineRule="auto"/>
              <w:rPr>
                <w:sz w:val="20"/>
                <w:szCs w:val="20"/>
              </w:rPr>
            </w:pPr>
            <w:proofErr w:type="spellStart"/>
            <w:r>
              <w:rPr>
                <w:sz w:val="20"/>
                <w:szCs w:val="20"/>
              </w:rPr>
              <w:t>person_id</w:t>
            </w:r>
            <w:proofErr w:type="spellEnd"/>
          </w:p>
        </w:tc>
        <w:tc>
          <w:tcPr>
            <w:tcW w:w="2400" w:type="dxa"/>
            <w:tcMar>
              <w:top w:w="100" w:type="dxa"/>
              <w:left w:w="100" w:type="dxa"/>
              <w:bottom w:w="100" w:type="dxa"/>
              <w:right w:w="100" w:type="dxa"/>
            </w:tcMar>
          </w:tcPr>
          <w:p w:rsidR="00C04CAC" w:rsidRDefault="00D60ADC" w14:paraId="707CECD0" w14:textId="77777777">
            <w:pPr>
              <w:widowControl w:val="0"/>
              <w:spacing w:line="240" w:lineRule="auto"/>
              <w:rPr>
                <w:sz w:val="20"/>
                <w:szCs w:val="20"/>
              </w:rPr>
            </w:pPr>
            <w:r>
              <w:rPr>
                <w:sz w:val="20"/>
                <w:szCs w:val="20"/>
              </w:rPr>
              <w:t>person</w:t>
            </w:r>
          </w:p>
        </w:tc>
        <w:tc>
          <w:tcPr>
            <w:tcW w:w="4215" w:type="dxa"/>
            <w:tcMar>
              <w:top w:w="100" w:type="dxa"/>
              <w:left w:w="100" w:type="dxa"/>
              <w:bottom w:w="100" w:type="dxa"/>
              <w:right w:w="100" w:type="dxa"/>
            </w:tcMar>
          </w:tcPr>
          <w:p w:rsidR="00C04CAC" w:rsidRDefault="00C04CAC" w14:paraId="5220BBB2" w14:textId="77777777">
            <w:pPr>
              <w:widowControl w:val="0"/>
              <w:spacing w:line="240" w:lineRule="auto"/>
              <w:rPr>
                <w:sz w:val="20"/>
                <w:szCs w:val="20"/>
              </w:rPr>
            </w:pPr>
          </w:p>
        </w:tc>
      </w:tr>
      <w:tr w:rsidR="00C04CAC" w:rsidTr="13E6EF31" w14:paraId="7CABD93C" w14:textId="77777777">
        <w:tc>
          <w:tcPr>
            <w:tcW w:w="2985" w:type="dxa"/>
            <w:tcMar>
              <w:top w:w="100" w:type="dxa"/>
              <w:left w:w="100" w:type="dxa"/>
              <w:bottom w:w="100" w:type="dxa"/>
              <w:right w:w="100" w:type="dxa"/>
            </w:tcMar>
          </w:tcPr>
          <w:p w:rsidR="00C04CAC" w:rsidRDefault="00D60ADC" w14:paraId="6A29BCCF" w14:textId="77777777">
            <w:pPr>
              <w:widowControl w:val="0"/>
              <w:spacing w:line="240" w:lineRule="auto"/>
              <w:rPr>
                <w:sz w:val="20"/>
                <w:szCs w:val="20"/>
              </w:rPr>
            </w:pPr>
            <w:proofErr w:type="spellStart"/>
            <w:r>
              <w:rPr>
                <w:sz w:val="20"/>
                <w:szCs w:val="20"/>
              </w:rPr>
              <w:t>observation_concept_id</w:t>
            </w:r>
            <w:proofErr w:type="spellEnd"/>
          </w:p>
        </w:tc>
        <w:tc>
          <w:tcPr>
            <w:tcW w:w="2400" w:type="dxa"/>
            <w:tcMar>
              <w:top w:w="100" w:type="dxa"/>
              <w:left w:w="100" w:type="dxa"/>
              <w:bottom w:w="100" w:type="dxa"/>
              <w:right w:w="100" w:type="dxa"/>
            </w:tcMar>
          </w:tcPr>
          <w:p w:rsidR="00C04CAC" w:rsidRDefault="00D60ADC" w14:paraId="5F7329AB" w14:textId="77777777">
            <w:pPr>
              <w:widowControl w:val="0"/>
              <w:spacing w:line="240" w:lineRule="auto"/>
              <w:rPr>
                <w:sz w:val="20"/>
                <w:szCs w:val="20"/>
              </w:rPr>
            </w:pPr>
            <w:r>
              <w:rPr>
                <w:sz w:val="20"/>
                <w:szCs w:val="20"/>
              </w:rPr>
              <w:t>concept</w:t>
            </w:r>
          </w:p>
        </w:tc>
        <w:tc>
          <w:tcPr>
            <w:tcW w:w="4215" w:type="dxa"/>
            <w:tcMar>
              <w:top w:w="100" w:type="dxa"/>
              <w:left w:w="100" w:type="dxa"/>
              <w:bottom w:w="100" w:type="dxa"/>
              <w:right w:w="100" w:type="dxa"/>
            </w:tcMar>
          </w:tcPr>
          <w:p w:rsidR="00C04CAC" w:rsidRDefault="00C04CAC" w14:paraId="13CB595B" w14:textId="77777777">
            <w:pPr>
              <w:widowControl w:val="0"/>
              <w:spacing w:line="240" w:lineRule="auto"/>
              <w:rPr>
                <w:sz w:val="20"/>
                <w:szCs w:val="20"/>
              </w:rPr>
            </w:pPr>
          </w:p>
        </w:tc>
      </w:tr>
      <w:tr w:rsidR="00C04CAC" w:rsidTr="13E6EF31" w14:paraId="0A0D610D" w14:textId="77777777">
        <w:tc>
          <w:tcPr>
            <w:tcW w:w="2985" w:type="dxa"/>
            <w:tcMar>
              <w:top w:w="100" w:type="dxa"/>
              <w:left w:w="100" w:type="dxa"/>
              <w:bottom w:w="100" w:type="dxa"/>
              <w:right w:w="100" w:type="dxa"/>
            </w:tcMar>
          </w:tcPr>
          <w:p w:rsidR="00C04CAC" w:rsidRDefault="00D60ADC" w14:paraId="5B07C02E" w14:textId="77777777">
            <w:pPr>
              <w:widowControl w:val="0"/>
              <w:spacing w:line="240" w:lineRule="auto"/>
              <w:rPr>
                <w:sz w:val="20"/>
                <w:szCs w:val="20"/>
              </w:rPr>
            </w:pPr>
            <w:proofErr w:type="spellStart"/>
            <w:r>
              <w:rPr>
                <w:sz w:val="20"/>
                <w:szCs w:val="20"/>
              </w:rPr>
              <w:t>observation_date</w:t>
            </w:r>
            <w:proofErr w:type="spellEnd"/>
          </w:p>
        </w:tc>
        <w:tc>
          <w:tcPr>
            <w:tcW w:w="2400" w:type="dxa"/>
            <w:tcMar>
              <w:top w:w="100" w:type="dxa"/>
              <w:left w:w="100" w:type="dxa"/>
              <w:bottom w:w="100" w:type="dxa"/>
              <w:right w:w="100" w:type="dxa"/>
            </w:tcMar>
          </w:tcPr>
          <w:p w:rsidR="00C04CAC" w:rsidRDefault="00C04CAC" w14:paraId="6D9C8D39" w14:textId="77777777">
            <w:pPr>
              <w:widowControl w:val="0"/>
              <w:spacing w:line="240" w:lineRule="auto"/>
              <w:rPr>
                <w:sz w:val="20"/>
                <w:szCs w:val="20"/>
              </w:rPr>
            </w:pPr>
          </w:p>
        </w:tc>
        <w:tc>
          <w:tcPr>
            <w:tcW w:w="4215" w:type="dxa"/>
            <w:tcMar>
              <w:top w:w="100" w:type="dxa"/>
              <w:left w:w="100" w:type="dxa"/>
              <w:bottom w:w="100" w:type="dxa"/>
              <w:right w:w="100" w:type="dxa"/>
            </w:tcMar>
          </w:tcPr>
          <w:p w:rsidR="00C04CAC" w:rsidRDefault="00C04CAC" w14:paraId="675E05EE" w14:textId="77777777">
            <w:pPr>
              <w:widowControl w:val="0"/>
              <w:spacing w:line="240" w:lineRule="auto"/>
              <w:rPr>
                <w:sz w:val="20"/>
                <w:szCs w:val="20"/>
              </w:rPr>
            </w:pPr>
          </w:p>
        </w:tc>
      </w:tr>
      <w:tr w:rsidR="00C04CAC" w:rsidTr="13E6EF31" w14:paraId="7D840A01" w14:textId="77777777">
        <w:tc>
          <w:tcPr>
            <w:tcW w:w="2985" w:type="dxa"/>
            <w:tcMar>
              <w:top w:w="100" w:type="dxa"/>
              <w:left w:w="100" w:type="dxa"/>
              <w:bottom w:w="100" w:type="dxa"/>
              <w:right w:w="100" w:type="dxa"/>
            </w:tcMar>
          </w:tcPr>
          <w:p w:rsidR="00C04CAC" w:rsidRDefault="00D60ADC" w14:paraId="50616D66" w14:textId="77777777">
            <w:pPr>
              <w:widowControl w:val="0"/>
              <w:spacing w:line="240" w:lineRule="auto"/>
              <w:rPr>
                <w:sz w:val="20"/>
                <w:szCs w:val="20"/>
              </w:rPr>
            </w:pPr>
            <w:proofErr w:type="spellStart"/>
            <w:r>
              <w:rPr>
                <w:sz w:val="20"/>
                <w:szCs w:val="20"/>
              </w:rPr>
              <w:t>qualifier_concept_id</w:t>
            </w:r>
            <w:proofErr w:type="spellEnd"/>
          </w:p>
        </w:tc>
        <w:tc>
          <w:tcPr>
            <w:tcW w:w="2400" w:type="dxa"/>
            <w:tcMar>
              <w:top w:w="100" w:type="dxa"/>
              <w:left w:w="100" w:type="dxa"/>
              <w:bottom w:w="100" w:type="dxa"/>
              <w:right w:w="100" w:type="dxa"/>
            </w:tcMar>
          </w:tcPr>
          <w:p w:rsidR="00C04CAC" w:rsidRDefault="00D60ADC" w14:paraId="59C85AAD" w14:textId="77777777">
            <w:pPr>
              <w:widowControl w:val="0"/>
              <w:spacing w:line="240" w:lineRule="auto"/>
              <w:rPr>
                <w:sz w:val="20"/>
                <w:szCs w:val="20"/>
              </w:rPr>
            </w:pPr>
            <w:r>
              <w:rPr>
                <w:sz w:val="20"/>
                <w:szCs w:val="20"/>
              </w:rPr>
              <w:t>concept</w:t>
            </w:r>
          </w:p>
        </w:tc>
        <w:tc>
          <w:tcPr>
            <w:tcW w:w="4215" w:type="dxa"/>
            <w:tcMar>
              <w:top w:w="100" w:type="dxa"/>
              <w:left w:w="100" w:type="dxa"/>
              <w:bottom w:w="100" w:type="dxa"/>
              <w:right w:w="100" w:type="dxa"/>
            </w:tcMar>
          </w:tcPr>
          <w:p w:rsidR="00C04CAC" w:rsidRDefault="00C04CAC" w14:paraId="2FC17F8B" w14:textId="77777777">
            <w:pPr>
              <w:widowControl w:val="0"/>
              <w:spacing w:line="240" w:lineRule="auto"/>
              <w:rPr>
                <w:sz w:val="20"/>
                <w:szCs w:val="20"/>
              </w:rPr>
            </w:pPr>
          </w:p>
        </w:tc>
      </w:tr>
      <w:tr w:rsidR="13E6EF31" w:rsidTr="13E6EF31" w14:paraId="658BA515" w14:textId="77777777">
        <w:trPr>
          <w:trHeight w:val="300"/>
        </w:trPr>
        <w:tc>
          <w:tcPr>
            <w:tcW w:w="2985" w:type="dxa"/>
            <w:tcMar>
              <w:top w:w="100" w:type="dxa"/>
              <w:left w:w="100" w:type="dxa"/>
              <w:bottom w:w="100" w:type="dxa"/>
              <w:right w:w="100" w:type="dxa"/>
            </w:tcMar>
          </w:tcPr>
          <w:p w:rsidR="28CE9942" w:rsidP="13E6EF31" w:rsidRDefault="28CE9942" w14:paraId="3026EF6C" w14:textId="704368F3">
            <w:pPr>
              <w:spacing w:line="240" w:lineRule="auto"/>
              <w:rPr>
                <w:sz w:val="20"/>
                <w:szCs w:val="20"/>
              </w:rPr>
            </w:pPr>
            <w:r w:rsidRPr="13E6EF31">
              <w:rPr>
                <w:sz w:val="20"/>
                <w:szCs w:val="20"/>
              </w:rPr>
              <w:t>o</w:t>
            </w:r>
            <w:r w:rsidRPr="13E6EF31" w:rsidR="7AA06741">
              <w:rPr>
                <w:sz w:val="20"/>
                <w:szCs w:val="20"/>
              </w:rPr>
              <w:t>bservation_type_concept_id</w:t>
            </w:r>
          </w:p>
        </w:tc>
        <w:tc>
          <w:tcPr>
            <w:tcW w:w="2400" w:type="dxa"/>
            <w:tcMar>
              <w:top w:w="100" w:type="dxa"/>
              <w:left w:w="100" w:type="dxa"/>
              <w:bottom w:w="100" w:type="dxa"/>
              <w:right w:w="100" w:type="dxa"/>
            </w:tcMar>
          </w:tcPr>
          <w:p w:rsidR="7AA06741" w:rsidP="13E6EF31" w:rsidRDefault="7AA06741" w14:paraId="19361F19" w14:textId="6000BF3B">
            <w:pPr>
              <w:spacing w:line="240" w:lineRule="auto"/>
              <w:rPr>
                <w:sz w:val="20"/>
                <w:szCs w:val="20"/>
              </w:rPr>
            </w:pPr>
            <w:r w:rsidRPr="13E6EF31">
              <w:rPr>
                <w:sz w:val="20"/>
                <w:szCs w:val="20"/>
              </w:rPr>
              <w:t>concept</w:t>
            </w:r>
          </w:p>
        </w:tc>
        <w:tc>
          <w:tcPr>
            <w:tcW w:w="4215" w:type="dxa"/>
            <w:tcMar>
              <w:top w:w="100" w:type="dxa"/>
              <w:left w:w="100" w:type="dxa"/>
              <w:bottom w:w="100" w:type="dxa"/>
              <w:right w:w="100" w:type="dxa"/>
            </w:tcMar>
          </w:tcPr>
          <w:p w:rsidR="13E6EF31" w:rsidP="13E6EF31" w:rsidRDefault="13E6EF31" w14:paraId="5904F6B9" w14:textId="2F39BA6B">
            <w:pPr>
              <w:spacing w:line="240" w:lineRule="auto"/>
              <w:rPr>
                <w:sz w:val="20"/>
                <w:szCs w:val="20"/>
              </w:rPr>
            </w:pPr>
          </w:p>
        </w:tc>
      </w:tr>
      <w:tr w:rsidR="00C04CAC" w:rsidTr="13E6EF31" w14:paraId="59F76904" w14:textId="77777777">
        <w:tc>
          <w:tcPr>
            <w:tcW w:w="2985" w:type="dxa"/>
            <w:tcMar>
              <w:top w:w="100" w:type="dxa"/>
              <w:left w:w="100" w:type="dxa"/>
              <w:bottom w:w="100" w:type="dxa"/>
              <w:right w:w="100" w:type="dxa"/>
            </w:tcMar>
          </w:tcPr>
          <w:p w:rsidR="00C04CAC" w:rsidRDefault="00D60ADC" w14:paraId="588DA530" w14:textId="77777777">
            <w:pPr>
              <w:widowControl w:val="0"/>
              <w:spacing w:line="240" w:lineRule="auto"/>
              <w:rPr>
                <w:sz w:val="20"/>
                <w:szCs w:val="20"/>
              </w:rPr>
            </w:pPr>
            <w:proofErr w:type="spellStart"/>
            <w:r>
              <w:rPr>
                <w:sz w:val="20"/>
                <w:szCs w:val="20"/>
              </w:rPr>
              <w:t>value_as_number</w:t>
            </w:r>
            <w:proofErr w:type="spellEnd"/>
          </w:p>
        </w:tc>
        <w:tc>
          <w:tcPr>
            <w:tcW w:w="2400" w:type="dxa"/>
            <w:tcMar>
              <w:top w:w="100" w:type="dxa"/>
              <w:left w:w="100" w:type="dxa"/>
              <w:bottom w:w="100" w:type="dxa"/>
              <w:right w:w="100" w:type="dxa"/>
            </w:tcMar>
          </w:tcPr>
          <w:p w:rsidR="00C04CAC" w:rsidRDefault="00C04CAC" w14:paraId="0A4F7224" w14:textId="77777777">
            <w:pPr>
              <w:widowControl w:val="0"/>
              <w:spacing w:line="240" w:lineRule="auto"/>
              <w:rPr>
                <w:sz w:val="20"/>
                <w:szCs w:val="20"/>
              </w:rPr>
            </w:pPr>
          </w:p>
        </w:tc>
        <w:tc>
          <w:tcPr>
            <w:tcW w:w="4215" w:type="dxa"/>
            <w:tcMar>
              <w:top w:w="100" w:type="dxa"/>
              <w:left w:w="100" w:type="dxa"/>
              <w:bottom w:w="100" w:type="dxa"/>
              <w:right w:w="100" w:type="dxa"/>
            </w:tcMar>
          </w:tcPr>
          <w:p w:rsidR="00C04CAC" w:rsidRDefault="00C04CAC" w14:paraId="5AE48A43" w14:textId="77777777">
            <w:pPr>
              <w:widowControl w:val="0"/>
              <w:spacing w:line="240" w:lineRule="auto"/>
              <w:rPr>
                <w:sz w:val="20"/>
                <w:szCs w:val="20"/>
              </w:rPr>
            </w:pPr>
          </w:p>
        </w:tc>
      </w:tr>
      <w:tr w:rsidR="00C04CAC" w:rsidTr="13E6EF31" w14:paraId="561FAEDA" w14:textId="77777777">
        <w:tc>
          <w:tcPr>
            <w:tcW w:w="2985" w:type="dxa"/>
            <w:tcMar>
              <w:top w:w="100" w:type="dxa"/>
              <w:left w:w="100" w:type="dxa"/>
              <w:bottom w:w="100" w:type="dxa"/>
              <w:right w:w="100" w:type="dxa"/>
            </w:tcMar>
          </w:tcPr>
          <w:p w:rsidR="00C04CAC" w:rsidRDefault="00D60ADC" w14:paraId="23B3DF7E" w14:textId="77777777">
            <w:pPr>
              <w:widowControl w:val="0"/>
              <w:spacing w:line="240" w:lineRule="auto"/>
              <w:rPr>
                <w:sz w:val="20"/>
                <w:szCs w:val="20"/>
              </w:rPr>
            </w:pPr>
            <w:proofErr w:type="spellStart"/>
            <w:r>
              <w:rPr>
                <w:sz w:val="20"/>
                <w:szCs w:val="20"/>
              </w:rPr>
              <w:t>unit_concept_id</w:t>
            </w:r>
            <w:proofErr w:type="spellEnd"/>
          </w:p>
        </w:tc>
        <w:tc>
          <w:tcPr>
            <w:tcW w:w="2400" w:type="dxa"/>
            <w:tcMar>
              <w:top w:w="100" w:type="dxa"/>
              <w:left w:w="100" w:type="dxa"/>
              <w:bottom w:w="100" w:type="dxa"/>
              <w:right w:w="100" w:type="dxa"/>
            </w:tcMar>
          </w:tcPr>
          <w:p w:rsidR="00C04CAC" w:rsidRDefault="00D60ADC" w14:paraId="3D4A1B84" w14:textId="77777777">
            <w:pPr>
              <w:widowControl w:val="0"/>
              <w:spacing w:line="240" w:lineRule="auto"/>
              <w:rPr>
                <w:sz w:val="20"/>
                <w:szCs w:val="20"/>
              </w:rPr>
            </w:pPr>
            <w:r>
              <w:rPr>
                <w:sz w:val="20"/>
                <w:szCs w:val="20"/>
              </w:rPr>
              <w:t>concept</w:t>
            </w:r>
          </w:p>
        </w:tc>
        <w:tc>
          <w:tcPr>
            <w:tcW w:w="4215" w:type="dxa"/>
            <w:tcMar>
              <w:top w:w="100" w:type="dxa"/>
              <w:left w:w="100" w:type="dxa"/>
              <w:bottom w:w="100" w:type="dxa"/>
              <w:right w:w="100" w:type="dxa"/>
            </w:tcMar>
          </w:tcPr>
          <w:p w:rsidR="00C04CAC" w:rsidRDefault="604EC3C7" w14:paraId="0C9EDF8F" w14:textId="77777777">
            <w:pPr>
              <w:widowControl w:val="0"/>
              <w:spacing w:line="240" w:lineRule="auto"/>
              <w:rPr>
                <w:sz w:val="20"/>
                <w:szCs w:val="20"/>
              </w:rPr>
            </w:pPr>
            <w:hyperlink r:id="rId22">
              <w:r w:rsidRPr="00A78828">
                <w:rPr>
                  <w:color w:val="1155CC"/>
                  <w:sz w:val="20"/>
                  <w:szCs w:val="20"/>
                  <w:u w:val="single"/>
                </w:rPr>
                <w:t>UCUM</w:t>
              </w:r>
            </w:hyperlink>
            <w:r w:rsidRPr="00A78828">
              <w:rPr>
                <w:sz w:val="20"/>
                <w:szCs w:val="20"/>
              </w:rPr>
              <w:t xml:space="preserve"> concepts for units</w:t>
            </w:r>
          </w:p>
        </w:tc>
      </w:tr>
      <w:tr w:rsidR="00C04CAC" w:rsidTr="13E6EF31" w14:paraId="145493CD" w14:textId="77777777">
        <w:tc>
          <w:tcPr>
            <w:tcW w:w="2985" w:type="dxa"/>
            <w:tcMar>
              <w:top w:w="100" w:type="dxa"/>
              <w:left w:w="100" w:type="dxa"/>
              <w:bottom w:w="100" w:type="dxa"/>
              <w:right w:w="100" w:type="dxa"/>
            </w:tcMar>
          </w:tcPr>
          <w:p w:rsidR="00C04CAC" w:rsidRDefault="00D60ADC" w14:paraId="256528FB" w14:textId="77777777">
            <w:pPr>
              <w:widowControl w:val="0"/>
              <w:spacing w:line="240" w:lineRule="auto"/>
              <w:rPr>
                <w:sz w:val="20"/>
                <w:szCs w:val="20"/>
              </w:rPr>
            </w:pPr>
            <w:proofErr w:type="spellStart"/>
            <w:r>
              <w:rPr>
                <w:sz w:val="20"/>
                <w:szCs w:val="20"/>
              </w:rPr>
              <w:t>value_as_concept_id</w:t>
            </w:r>
            <w:proofErr w:type="spellEnd"/>
          </w:p>
        </w:tc>
        <w:tc>
          <w:tcPr>
            <w:tcW w:w="2400" w:type="dxa"/>
            <w:tcMar>
              <w:top w:w="100" w:type="dxa"/>
              <w:left w:w="100" w:type="dxa"/>
              <w:bottom w:w="100" w:type="dxa"/>
              <w:right w:w="100" w:type="dxa"/>
            </w:tcMar>
          </w:tcPr>
          <w:p w:rsidR="00C04CAC" w:rsidRDefault="00D60ADC" w14:paraId="0C53AF20" w14:textId="77777777">
            <w:pPr>
              <w:widowControl w:val="0"/>
              <w:spacing w:line="240" w:lineRule="auto"/>
              <w:rPr>
                <w:sz w:val="20"/>
                <w:szCs w:val="20"/>
              </w:rPr>
            </w:pPr>
            <w:r>
              <w:rPr>
                <w:sz w:val="20"/>
                <w:szCs w:val="20"/>
              </w:rPr>
              <w:t>concept</w:t>
            </w:r>
          </w:p>
        </w:tc>
        <w:tc>
          <w:tcPr>
            <w:tcW w:w="4215" w:type="dxa"/>
            <w:tcMar>
              <w:top w:w="100" w:type="dxa"/>
              <w:left w:w="100" w:type="dxa"/>
              <w:bottom w:w="100" w:type="dxa"/>
              <w:right w:w="100" w:type="dxa"/>
            </w:tcMar>
          </w:tcPr>
          <w:p w:rsidR="00C04CAC" w:rsidRDefault="00C04CAC" w14:paraId="50F40DEB" w14:textId="77777777">
            <w:pPr>
              <w:widowControl w:val="0"/>
              <w:spacing w:line="240" w:lineRule="auto"/>
              <w:rPr>
                <w:sz w:val="20"/>
                <w:szCs w:val="20"/>
              </w:rPr>
            </w:pPr>
          </w:p>
        </w:tc>
      </w:tr>
      <w:tr w:rsidR="00C04CAC" w:rsidTr="13E6EF31" w14:paraId="7EEAE8AE" w14:textId="77777777">
        <w:tc>
          <w:tcPr>
            <w:tcW w:w="2985" w:type="dxa"/>
            <w:tcMar>
              <w:top w:w="100" w:type="dxa"/>
              <w:left w:w="100" w:type="dxa"/>
              <w:bottom w:w="100" w:type="dxa"/>
              <w:right w:w="100" w:type="dxa"/>
            </w:tcMar>
          </w:tcPr>
          <w:p w:rsidR="00C04CAC" w:rsidRDefault="00D60ADC" w14:paraId="4EA6AED1" w14:textId="77777777">
            <w:pPr>
              <w:widowControl w:val="0"/>
              <w:spacing w:line="240" w:lineRule="auto"/>
              <w:rPr>
                <w:sz w:val="20"/>
                <w:szCs w:val="20"/>
              </w:rPr>
            </w:pPr>
            <w:proofErr w:type="spellStart"/>
            <w:r>
              <w:rPr>
                <w:sz w:val="20"/>
                <w:szCs w:val="20"/>
              </w:rPr>
              <w:t>visit_occurrence_id</w:t>
            </w:r>
            <w:proofErr w:type="spellEnd"/>
          </w:p>
        </w:tc>
        <w:tc>
          <w:tcPr>
            <w:tcW w:w="2400" w:type="dxa"/>
            <w:tcMar>
              <w:top w:w="100" w:type="dxa"/>
              <w:left w:w="100" w:type="dxa"/>
              <w:bottom w:w="100" w:type="dxa"/>
              <w:right w:w="100" w:type="dxa"/>
            </w:tcMar>
          </w:tcPr>
          <w:p w:rsidR="00C04CAC" w:rsidRDefault="00D60ADC" w14:paraId="1B0CF1DD" w14:textId="77777777">
            <w:pPr>
              <w:widowControl w:val="0"/>
              <w:spacing w:line="240" w:lineRule="auto"/>
              <w:rPr>
                <w:sz w:val="20"/>
                <w:szCs w:val="20"/>
              </w:rPr>
            </w:pPr>
            <w:proofErr w:type="spellStart"/>
            <w:r>
              <w:rPr>
                <w:sz w:val="20"/>
                <w:szCs w:val="20"/>
              </w:rPr>
              <w:t>visit_occurrence</w:t>
            </w:r>
            <w:proofErr w:type="spellEnd"/>
          </w:p>
        </w:tc>
        <w:tc>
          <w:tcPr>
            <w:tcW w:w="4215" w:type="dxa"/>
            <w:tcMar>
              <w:top w:w="100" w:type="dxa"/>
              <w:left w:w="100" w:type="dxa"/>
              <w:bottom w:w="100" w:type="dxa"/>
              <w:right w:w="100" w:type="dxa"/>
            </w:tcMar>
          </w:tcPr>
          <w:p w:rsidR="00C04CAC" w:rsidRDefault="00C04CAC" w14:paraId="77A52294" w14:textId="77777777">
            <w:pPr>
              <w:widowControl w:val="0"/>
              <w:spacing w:line="240" w:lineRule="auto"/>
              <w:rPr>
                <w:sz w:val="20"/>
                <w:szCs w:val="20"/>
              </w:rPr>
            </w:pPr>
          </w:p>
        </w:tc>
      </w:tr>
    </w:tbl>
    <w:p w:rsidR="00C04CAC" w:rsidRDefault="00D60ADC" w14:paraId="007DCDA8" w14:textId="77777777">
      <w:pPr>
        <w:pStyle w:val="Heading3"/>
      </w:pPr>
      <w:bookmarkStart w:name="_g6euc5p01o5i" w:colFirst="0" w:colLast="0" w:id="17"/>
      <w:bookmarkEnd w:id="17"/>
      <w:r>
        <w:br w:type="page"/>
      </w:r>
    </w:p>
    <w:p w:rsidR="604EC3C7" w:rsidP="00A78828" w:rsidRDefault="604EC3C7" w14:paraId="6623C8D5" w14:textId="790D8124">
      <w:pPr>
        <w:pStyle w:val="Heading3"/>
      </w:pPr>
      <w:bookmarkStart w:name="_Toc1838555067" w:id="18"/>
      <w:r>
        <w:t>3.2.10 episode</w:t>
      </w:r>
      <w:bookmarkEnd w:id="18"/>
    </w:p>
    <w:p w:rsidR="00C04CAC" w:rsidP="58BAA2F9" w:rsidRDefault="604EC3C7" w14:paraId="6221F1C2" w14:textId="76593B27">
      <w:pPr>
        <w:widowControl w:val="0"/>
        <w:spacing w:after="240" w:line="360" w:lineRule="auto"/>
        <w:jc w:val="both"/>
      </w:pPr>
      <w:r>
        <w:t xml:space="preserve">We aggregate individual clinical events (e.g., measurements or observations) into higher-level concepts (episodes). Each episode represents a treatment or disease phase in the patient's trajectory. </w:t>
      </w:r>
    </w:p>
    <w:tbl>
      <w:tblPr>
        <w:tblW w:w="0" w:type="auto"/>
        <w:tblInd w:w="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2735"/>
        <w:gridCol w:w="2029"/>
        <w:gridCol w:w="4415"/>
      </w:tblGrid>
      <w:tr w:rsidR="00A78828" w:rsidTr="04042793" w14:paraId="783793CC" w14:textId="77777777">
        <w:trPr>
          <w:trHeight w:val="300"/>
        </w:trPr>
        <w:tc>
          <w:tcPr>
            <w:tcW w:w="2745" w:type="dxa"/>
            <w:tcMar>
              <w:top w:w="100" w:type="dxa"/>
              <w:left w:w="100" w:type="dxa"/>
              <w:bottom w:w="100" w:type="dxa"/>
              <w:right w:w="100" w:type="dxa"/>
            </w:tcMar>
          </w:tcPr>
          <w:p w:rsidR="00A78828" w:rsidP="00A78828" w:rsidRDefault="00A78828" w14:paraId="1CBBCC43" w14:textId="77777777">
            <w:pPr>
              <w:widowControl w:val="0"/>
              <w:spacing w:line="240" w:lineRule="auto"/>
              <w:rPr>
                <w:b/>
                <w:bCs/>
                <w:sz w:val="20"/>
                <w:szCs w:val="20"/>
              </w:rPr>
            </w:pPr>
            <w:r w:rsidRPr="502796D2">
              <w:rPr>
                <w:b/>
                <w:bCs/>
                <w:sz w:val="20"/>
                <w:szCs w:val="20"/>
              </w:rPr>
              <w:t>Field</w:t>
            </w:r>
          </w:p>
        </w:tc>
        <w:tc>
          <w:tcPr>
            <w:tcW w:w="2130" w:type="dxa"/>
            <w:tcMar>
              <w:top w:w="100" w:type="dxa"/>
              <w:left w:w="100" w:type="dxa"/>
              <w:bottom w:w="100" w:type="dxa"/>
              <w:right w:w="100" w:type="dxa"/>
            </w:tcMar>
          </w:tcPr>
          <w:p w:rsidR="00A78828" w:rsidP="00A78828" w:rsidRDefault="00A78828" w14:paraId="0D06859E" w14:textId="77777777">
            <w:pPr>
              <w:widowControl w:val="0"/>
              <w:spacing w:line="240" w:lineRule="auto"/>
              <w:rPr>
                <w:b/>
                <w:bCs/>
                <w:sz w:val="20"/>
                <w:szCs w:val="20"/>
              </w:rPr>
            </w:pPr>
            <w:r w:rsidRPr="502796D2">
              <w:rPr>
                <w:b/>
                <w:bCs/>
                <w:sz w:val="20"/>
                <w:szCs w:val="20"/>
              </w:rPr>
              <w:t>Is Foreign Key to …</w:t>
            </w:r>
          </w:p>
        </w:tc>
        <w:tc>
          <w:tcPr>
            <w:tcW w:w="4725" w:type="dxa"/>
            <w:tcMar>
              <w:top w:w="100" w:type="dxa"/>
              <w:left w:w="100" w:type="dxa"/>
              <w:bottom w:w="100" w:type="dxa"/>
              <w:right w:w="100" w:type="dxa"/>
            </w:tcMar>
          </w:tcPr>
          <w:p w:rsidR="00A78828" w:rsidP="00A78828" w:rsidRDefault="00A78828" w14:paraId="46ED897D" w14:textId="77777777">
            <w:pPr>
              <w:widowControl w:val="0"/>
              <w:spacing w:line="240" w:lineRule="auto"/>
              <w:rPr>
                <w:b/>
                <w:bCs/>
                <w:sz w:val="20"/>
                <w:szCs w:val="20"/>
              </w:rPr>
            </w:pPr>
            <w:r w:rsidRPr="502796D2">
              <w:rPr>
                <w:b/>
                <w:bCs/>
                <w:sz w:val="20"/>
                <w:szCs w:val="20"/>
              </w:rPr>
              <w:t>Notes</w:t>
            </w:r>
          </w:p>
        </w:tc>
      </w:tr>
      <w:tr w:rsidR="00A78828" w:rsidTr="04042793" w14:paraId="33A2DD3F" w14:textId="77777777">
        <w:trPr>
          <w:trHeight w:val="300"/>
        </w:trPr>
        <w:tc>
          <w:tcPr>
            <w:tcW w:w="2745" w:type="dxa"/>
            <w:tcMar>
              <w:top w:w="100" w:type="dxa"/>
              <w:left w:w="100" w:type="dxa"/>
              <w:bottom w:w="100" w:type="dxa"/>
              <w:right w:w="100" w:type="dxa"/>
            </w:tcMar>
          </w:tcPr>
          <w:p w:rsidR="00A78828" w:rsidP="502796D2" w:rsidRDefault="00A78828" w14:paraId="1E283D6B" w14:textId="77777777">
            <w:pPr>
              <w:widowControl w:val="0"/>
              <w:spacing w:line="240" w:lineRule="auto"/>
              <w:rPr>
                <w:i/>
                <w:iCs/>
                <w:sz w:val="20"/>
                <w:szCs w:val="20"/>
              </w:rPr>
            </w:pPr>
            <w:r w:rsidRPr="502796D2">
              <w:rPr>
                <w:i/>
                <w:iCs/>
                <w:sz w:val="20"/>
                <w:szCs w:val="20"/>
              </w:rPr>
              <w:t>episode_id</w:t>
            </w:r>
          </w:p>
        </w:tc>
        <w:tc>
          <w:tcPr>
            <w:tcW w:w="2130" w:type="dxa"/>
            <w:tcMar>
              <w:top w:w="100" w:type="dxa"/>
              <w:left w:w="100" w:type="dxa"/>
              <w:bottom w:w="100" w:type="dxa"/>
              <w:right w:w="100" w:type="dxa"/>
            </w:tcMar>
          </w:tcPr>
          <w:p w:rsidR="00A78828" w:rsidP="00A78828" w:rsidRDefault="00A78828" w14:paraId="1A23048B" w14:textId="77777777">
            <w:pPr>
              <w:widowControl w:val="0"/>
              <w:spacing w:line="240" w:lineRule="auto"/>
              <w:rPr>
                <w:sz w:val="20"/>
                <w:szCs w:val="20"/>
                <w:u w:val="single"/>
              </w:rPr>
            </w:pPr>
          </w:p>
        </w:tc>
        <w:tc>
          <w:tcPr>
            <w:tcW w:w="4725" w:type="dxa"/>
            <w:tcMar>
              <w:top w:w="100" w:type="dxa"/>
              <w:left w:w="100" w:type="dxa"/>
              <w:bottom w:w="100" w:type="dxa"/>
              <w:right w:w="100" w:type="dxa"/>
            </w:tcMar>
          </w:tcPr>
          <w:p w:rsidR="00A78828" w:rsidP="00A78828" w:rsidRDefault="00A78828" w14:paraId="74972576" w14:textId="77777777">
            <w:pPr>
              <w:widowControl w:val="0"/>
              <w:spacing w:line="240" w:lineRule="auto"/>
              <w:rPr>
                <w:sz w:val="20"/>
                <w:szCs w:val="20"/>
              </w:rPr>
            </w:pPr>
          </w:p>
        </w:tc>
      </w:tr>
      <w:tr w:rsidR="00A78828" w:rsidTr="04042793" w14:paraId="34D0D158" w14:textId="77777777">
        <w:trPr>
          <w:trHeight w:val="300"/>
        </w:trPr>
        <w:tc>
          <w:tcPr>
            <w:tcW w:w="2745" w:type="dxa"/>
            <w:tcMar>
              <w:top w:w="100" w:type="dxa"/>
              <w:left w:w="100" w:type="dxa"/>
              <w:bottom w:w="100" w:type="dxa"/>
              <w:right w:w="100" w:type="dxa"/>
            </w:tcMar>
          </w:tcPr>
          <w:p w:rsidR="00A78828" w:rsidP="00A78828" w:rsidRDefault="00A78828" w14:paraId="32CAB608" w14:textId="77777777">
            <w:pPr>
              <w:widowControl w:val="0"/>
              <w:spacing w:line="240" w:lineRule="auto"/>
              <w:rPr>
                <w:sz w:val="20"/>
                <w:szCs w:val="20"/>
              </w:rPr>
            </w:pPr>
            <w:r w:rsidRPr="502796D2">
              <w:rPr>
                <w:sz w:val="20"/>
                <w:szCs w:val="20"/>
              </w:rPr>
              <w:t>person_id</w:t>
            </w:r>
          </w:p>
        </w:tc>
        <w:tc>
          <w:tcPr>
            <w:tcW w:w="2130" w:type="dxa"/>
            <w:tcMar>
              <w:top w:w="100" w:type="dxa"/>
              <w:left w:w="100" w:type="dxa"/>
              <w:bottom w:w="100" w:type="dxa"/>
              <w:right w:w="100" w:type="dxa"/>
            </w:tcMar>
          </w:tcPr>
          <w:p w:rsidR="00A78828" w:rsidP="00A78828" w:rsidRDefault="00A78828" w14:paraId="69A31C64" w14:textId="77777777">
            <w:pPr>
              <w:widowControl w:val="0"/>
              <w:spacing w:line="240" w:lineRule="auto"/>
              <w:rPr>
                <w:sz w:val="20"/>
                <w:szCs w:val="20"/>
              </w:rPr>
            </w:pPr>
            <w:r w:rsidRPr="502796D2">
              <w:rPr>
                <w:sz w:val="20"/>
                <w:szCs w:val="20"/>
              </w:rPr>
              <w:t>person</w:t>
            </w:r>
          </w:p>
        </w:tc>
        <w:tc>
          <w:tcPr>
            <w:tcW w:w="4725" w:type="dxa"/>
            <w:tcMar>
              <w:top w:w="100" w:type="dxa"/>
              <w:left w:w="100" w:type="dxa"/>
              <w:bottom w:w="100" w:type="dxa"/>
              <w:right w:w="100" w:type="dxa"/>
            </w:tcMar>
          </w:tcPr>
          <w:p w:rsidR="00A78828" w:rsidP="00A78828" w:rsidRDefault="00A78828" w14:paraId="6FF37327" w14:textId="77777777">
            <w:pPr>
              <w:widowControl w:val="0"/>
              <w:spacing w:line="240" w:lineRule="auto"/>
              <w:rPr>
                <w:sz w:val="20"/>
                <w:szCs w:val="20"/>
              </w:rPr>
            </w:pPr>
          </w:p>
        </w:tc>
      </w:tr>
      <w:tr w:rsidR="00A78828" w:rsidTr="04042793" w14:paraId="143F35E0" w14:textId="77777777">
        <w:trPr>
          <w:trHeight w:val="300"/>
        </w:trPr>
        <w:tc>
          <w:tcPr>
            <w:tcW w:w="2745" w:type="dxa"/>
            <w:tcMar>
              <w:top w:w="100" w:type="dxa"/>
              <w:left w:w="100" w:type="dxa"/>
              <w:bottom w:w="100" w:type="dxa"/>
              <w:right w:w="100" w:type="dxa"/>
            </w:tcMar>
          </w:tcPr>
          <w:p w:rsidR="00A78828" w:rsidP="00A78828" w:rsidRDefault="00A78828" w14:paraId="6042B510" w14:textId="77777777">
            <w:pPr>
              <w:widowControl w:val="0"/>
              <w:spacing w:line="240" w:lineRule="auto"/>
              <w:rPr>
                <w:sz w:val="20"/>
                <w:szCs w:val="20"/>
              </w:rPr>
            </w:pPr>
            <w:r w:rsidRPr="502796D2">
              <w:rPr>
                <w:sz w:val="20"/>
                <w:szCs w:val="20"/>
              </w:rPr>
              <w:t>episode_concept_id</w:t>
            </w:r>
          </w:p>
        </w:tc>
        <w:tc>
          <w:tcPr>
            <w:tcW w:w="2130" w:type="dxa"/>
            <w:tcMar>
              <w:top w:w="100" w:type="dxa"/>
              <w:left w:w="100" w:type="dxa"/>
              <w:bottom w:w="100" w:type="dxa"/>
              <w:right w:w="100" w:type="dxa"/>
            </w:tcMar>
          </w:tcPr>
          <w:p w:rsidR="00A78828" w:rsidP="00A78828" w:rsidRDefault="00A78828" w14:paraId="5B421D97" w14:textId="77777777">
            <w:pPr>
              <w:widowControl w:val="0"/>
              <w:spacing w:line="240" w:lineRule="auto"/>
              <w:rPr>
                <w:sz w:val="20"/>
                <w:szCs w:val="20"/>
              </w:rPr>
            </w:pPr>
            <w:r w:rsidRPr="502796D2">
              <w:rPr>
                <w:sz w:val="20"/>
                <w:szCs w:val="20"/>
              </w:rPr>
              <w:t>concept</w:t>
            </w:r>
          </w:p>
        </w:tc>
        <w:tc>
          <w:tcPr>
            <w:tcW w:w="4725" w:type="dxa"/>
            <w:tcMar>
              <w:top w:w="100" w:type="dxa"/>
              <w:left w:w="100" w:type="dxa"/>
              <w:bottom w:w="100" w:type="dxa"/>
              <w:right w:w="100" w:type="dxa"/>
            </w:tcMar>
          </w:tcPr>
          <w:p w:rsidR="00A78828" w:rsidP="00A78828" w:rsidRDefault="00A78828" w14:paraId="488600ED" w14:textId="77777777">
            <w:pPr>
              <w:widowControl w:val="0"/>
              <w:spacing w:line="240" w:lineRule="auto"/>
              <w:rPr>
                <w:sz w:val="20"/>
                <w:szCs w:val="20"/>
              </w:rPr>
            </w:pPr>
            <w:r w:rsidRPr="502796D2">
              <w:rPr>
                <w:sz w:val="20"/>
                <w:szCs w:val="20"/>
              </w:rPr>
              <w:t>Concept for the type of episode (see list above)</w:t>
            </w:r>
          </w:p>
        </w:tc>
      </w:tr>
      <w:tr w:rsidR="00A78828" w:rsidTr="04042793" w14:paraId="3C72D716" w14:textId="77777777">
        <w:trPr>
          <w:trHeight w:val="300"/>
        </w:trPr>
        <w:tc>
          <w:tcPr>
            <w:tcW w:w="2745" w:type="dxa"/>
            <w:tcMar>
              <w:top w:w="100" w:type="dxa"/>
              <w:left w:w="100" w:type="dxa"/>
              <w:bottom w:w="100" w:type="dxa"/>
              <w:right w:w="100" w:type="dxa"/>
            </w:tcMar>
          </w:tcPr>
          <w:p w:rsidR="00A78828" w:rsidP="00A78828" w:rsidRDefault="00A78828" w14:paraId="727DEEDE" w14:textId="77777777">
            <w:pPr>
              <w:widowControl w:val="0"/>
              <w:spacing w:line="240" w:lineRule="auto"/>
              <w:rPr>
                <w:sz w:val="20"/>
                <w:szCs w:val="20"/>
              </w:rPr>
            </w:pPr>
            <w:r w:rsidRPr="502796D2">
              <w:rPr>
                <w:sz w:val="20"/>
                <w:szCs w:val="20"/>
              </w:rPr>
              <w:t>episode_start_date</w:t>
            </w:r>
          </w:p>
        </w:tc>
        <w:tc>
          <w:tcPr>
            <w:tcW w:w="2130" w:type="dxa"/>
            <w:tcMar>
              <w:top w:w="100" w:type="dxa"/>
              <w:left w:w="100" w:type="dxa"/>
              <w:bottom w:w="100" w:type="dxa"/>
              <w:right w:w="100" w:type="dxa"/>
            </w:tcMar>
          </w:tcPr>
          <w:p w:rsidR="00A78828" w:rsidP="00A78828" w:rsidRDefault="00A78828" w14:paraId="004DF5BD" w14:textId="77777777">
            <w:pPr>
              <w:widowControl w:val="0"/>
              <w:spacing w:line="240" w:lineRule="auto"/>
              <w:rPr>
                <w:sz w:val="20"/>
                <w:szCs w:val="20"/>
              </w:rPr>
            </w:pPr>
          </w:p>
        </w:tc>
        <w:tc>
          <w:tcPr>
            <w:tcW w:w="4725" w:type="dxa"/>
            <w:tcMar>
              <w:top w:w="100" w:type="dxa"/>
              <w:left w:w="100" w:type="dxa"/>
              <w:bottom w:w="100" w:type="dxa"/>
              <w:right w:w="100" w:type="dxa"/>
            </w:tcMar>
          </w:tcPr>
          <w:p w:rsidR="00A78828" w:rsidP="00A78828" w:rsidRDefault="00A78828" w14:paraId="4C07C845" w14:textId="372E012F">
            <w:pPr>
              <w:widowControl w:val="0"/>
              <w:spacing w:line="240" w:lineRule="auto"/>
              <w:rPr>
                <w:sz w:val="20"/>
                <w:szCs w:val="20"/>
              </w:rPr>
            </w:pPr>
            <w:ins w:author="Schwick, Sebastian" w:date="2026-02-26T12:54:59.42Z" w16du:dateUtc="2026-02-26T12:54:59.42Z" w:id="1540434296">
              <w:r w:rsidRPr="04042793" w:rsidR="093CE3E2">
                <w:rPr>
                  <w:sz w:val="20"/>
                  <w:szCs w:val="20"/>
                </w:rPr>
                <w:t>Key field for time-to-event and multi-state analysis</w:t>
              </w:r>
            </w:ins>
            <w:ins w:author="Schwick, Sebastian" w:date="2026-02-26T12:55:22.275Z" w16du:dateUtc="2026-02-26T12:55:22.275Z" w:id="1408722069">
              <w:r w:rsidRPr="04042793" w:rsidR="093CE3E2">
                <w:rPr>
                  <w:sz w:val="20"/>
                  <w:szCs w:val="20"/>
                </w:rPr>
                <w:t xml:space="preserve">. Especially for </w:t>
              </w:r>
              <w:r w:rsidRPr="04042793" w:rsidR="093CE3E2">
                <w:rPr>
                  <w:sz w:val="20"/>
                  <w:szCs w:val="20"/>
                </w:rPr>
                <w:t>LoT</w:t>
              </w:r>
              <w:r w:rsidRPr="04042793" w:rsidR="093CE3E2">
                <w:rPr>
                  <w:sz w:val="20"/>
                  <w:szCs w:val="20"/>
                </w:rPr>
                <w:t>-Episodes.</w:t>
              </w:r>
            </w:ins>
          </w:p>
        </w:tc>
      </w:tr>
      <w:tr w:rsidR="00A78828" w:rsidTr="04042793" w14:paraId="79BCB674" w14:textId="77777777">
        <w:trPr>
          <w:trHeight w:val="300"/>
        </w:trPr>
        <w:tc>
          <w:tcPr>
            <w:tcW w:w="2745" w:type="dxa"/>
            <w:tcMar>
              <w:top w:w="100" w:type="dxa"/>
              <w:left w:w="100" w:type="dxa"/>
              <w:bottom w:w="100" w:type="dxa"/>
              <w:right w:w="100" w:type="dxa"/>
            </w:tcMar>
          </w:tcPr>
          <w:p w:rsidR="00A78828" w:rsidP="00A78828" w:rsidRDefault="00A78828" w14:paraId="120864B2" w14:textId="77777777">
            <w:pPr>
              <w:widowControl w:val="0"/>
              <w:spacing w:line="240" w:lineRule="auto"/>
              <w:rPr>
                <w:sz w:val="20"/>
                <w:szCs w:val="20"/>
              </w:rPr>
            </w:pPr>
            <w:r w:rsidRPr="502796D2">
              <w:rPr>
                <w:sz w:val="20"/>
                <w:szCs w:val="20"/>
              </w:rPr>
              <w:t>episode_end_date</w:t>
            </w:r>
          </w:p>
        </w:tc>
        <w:tc>
          <w:tcPr>
            <w:tcW w:w="2130" w:type="dxa"/>
            <w:tcMar>
              <w:top w:w="100" w:type="dxa"/>
              <w:left w:w="100" w:type="dxa"/>
              <w:bottom w:w="100" w:type="dxa"/>
              <w:right w:w="100" w:type="dxa"/>
            </w:tcMar>
          </w:tcPr>
          <w:p w:rsidR="00A78828" w:rsidP="00A78828" w:rsidRDefault="00A78828" w14:paraId="2A975718" w14:textId="77777777">
            <w:pPr>
              <w:widowControl w:val="0"/>
              <w:spacing w:line="240" w:lineRule="auto"/>
              <w:rPr>
                <w:sz w:val="20"/>
                <w:szCs w:val="20"/>
              </w:rPr>
            </w:pPr>
          </w:p>
        </w:tc>
        <w:tc>
          <w:tcPr>
            <w:tcW w:w="4725" w:type="dxa"/>
            <w:tcMar>
              <w:top w:w="100" w:type="dxa"/>
              <w:left w:w="100" w:type="dxa"/>
              <w:bottom w:w="100" w:type="dxa"/>
              <w:right w:w="100" w:type="dxa"/>
            </w:tcMar>
          </w:tcPr>
          <w:p w:rsidR="00A78828" w:rsidP="00A78828" w:rsidRDefault="00A78828" w14:paraId="46CD525F" w14:textId="77777777">
            <w:pPr>
              <w:widowControl w:val="0"/>
              <w:spacing w:line="240" w:lineRule="auto"/>
              <w:rPr>
                <w:sz w:val="20"/>
                <w:szCs w:val="20"/>
              </w:rPr>
            </w:pPr>
          </w:p>
        </w:tc>
      </w:tr>
      <w:tr w:rsidR="00A78828" w:rsidTr="04042793" w14:paraId="1128D8A7" w14:textId="77777777">
        <w:trPr>
          <w:trHeight w:val="300"/>
        </w:trPr>
        <w:tc>
          <w:tcPr>
            <w:tcW w:w="2745" w:type="dxa"/>
            <w:tcMar>
              <w:top w:w="100" w:type="dxa"/>
              <w:left w:w="100" w:type="dxa"/>
              <w:bottom w:w="100" w:type="dxa"/>
              <w:right w:w="100" w:type="dxa"/>
            </w:tcMar>
          </w:tcPr>
          <w:p w:rsidR="00A78828" w:rsidP="00A78828" w:rsidRDefault="00A78828" w14:paraId="07A7092E" w14:textId="77777777">
            <w:pPr>
              <w:widowControl w:val="0"/>
              <w:spacing w:line="240" w:lineRule="auto"/>
              <w:rPr>
                <w:sz w:val="20"/>
                <w:szCs w:val="20"/>
              </w:rPr>
            </w:pPr>
            <w:r w:rsidRPr="502796D2">
              <w:rPr>
                <w:sz w:val="20"/>
                <w:szCs w:val="20"/>
              </w:rPr>
              <w:t>episode_parent_id</w:t>
            </w:r>
          </w:p>
        </w:tc>
        <w:tc>
          <w:tcPr>
            <w:tcW w:w="2130" w:type="dxa"/>
            <w:tcMar>
              <w:top w:w="100" w:type="dxa"/>
              <w:left w:w="100" w:type="dxa"/>
              <w:bottom w:w="100" w:type="dxa"/>
              <w:right w:w="100" w:type="dxa"/>
            </w:tcMar>
          </w:tcPr>
          <w:p w:rsidR="00A78828" w:rsidP="00A78828" w:rsidRDefault="00A78828" w14:paraId="79FBC19F" w14:textId="77777777">
            <w:pPr>
              <w:widowControl w:val="0"/>
              <w:spacing w:line="240" w:lineRule="auto"/>
              <w:rPr>
                <w:sz w:val="20"/>
                <w:szCs w:val="20"/>
              </w:rPr>
            </w:pPr>
            <w:r w:rsidRPr="502796D2">
              <w:rPr>
                <w:sz w:val="20"/>
                <w:szCs w:val="20"/>
              </w:rPr>
              <w:t>episode</w:t>
            </w:r>
          </w:p>
        </w:tc>
        <w:tc>
          <w:tcPr>
            <w:tcW w:w="4725" w:type="dxa"/>
            <w:tcMar>
              <w:top w:w="100" w:type="dxa"/>
              <w:left w:w="100" w:type="dxa"/>
              <w:bottom w:w="100" w:type="dxa"/>
              <w:right w:w="100" w:type="dxa"/>
            </w:tcMar>
          </w:tcPr>
          <w:p w:rsidR="00A78828" w:rsidP="00A78828" w:rsidRDefault="00A78828" w14:paraId="7E26BC0D" w14:textId="77777777">
            <w:pPr>
              <w:widowControl w:val="0"/>
              <w:spacing w:line="240" w:lineRule="auto"/>
              <w:rPr>
                <w:sz w:val="20"/>
                <w:szCs w:val="20"/>
              </w:rPr>
            </w:pPr>
            <w:r w:rsidRPr="502796D2">
              <w:rPr>
                <w:sz w:val="20"/>
                <w:szCs w:val="20"/>
              </w:rPr>
              <w:t>Internal reference to another episode (e.g., the LoT-Episode of a SCT-Episode)</w:t>
            </w:r>
          </w:p>
        </w:tc>
      </w:tr>
      <w:tr w:rsidR="00A78828" w:rsidTr="04042793" w14:paraId="7CA2381C" w14:textId="77777777">
        <w:trPr>
          <w:trHeight w:val="300"/>
        </w:trPr>
        <w:tc>
          <w:tcPr>
            <w:tcW w:w="2745" w:type="dxa"/>
            <w:tcMar>
              <w:top w:w="100" w:type="dxa"/>
              <w:left w:w="100" w:type="dxa"/>
              <w:bottom w:w="100" w:type="dxa"/>
              <w:right w:w="100" w:type="dxa"/>
            </w:tcMar>
          </w:tcPr>
          <w:p w:rsidR="00A78828" w:rsidP="00A78828" w:rsidRDefault="00A78828" w14:paraId="08250315" w14:textId="77777777">
            <w:pPr>
              <w:widowControl w:val="0"/>
              <w:spacing w:line="240" w:lineRule="auto"/>
              <w:rPr>
                <w:sz w:val="20"/>
                <w:szCs w:val="20"/>
              </w:rPr>
            </w:pPr>
            <w:r w:rsidRPr="502796D2">
              <w:rPr>
                <w:sz w:val="20"/>
                <w:szCs w:val="20"/>
              </w:rPr>
              <w:t>episode_number</w:t>
            </w:r>
          </w:p>
        </w:tc>
        <w:tc>
          <w:tcPr>
            <w:tcW w:w="2130" w:type="dxa"/>
            <w:tcMar>
              <w:top w:w="100" w:type="dxa"/>
              <w:left w:w="100" w:type="dxa"/>
              <w:bottom w:w="100" w:type="dxa"/>
              <w:right w:w="100" w:type="dxa"/>
            </w:tcMar>
          </w:tcPr>
          <w:p w:rsidR="00A78828" w:rsidP="00A78828" w:rsidRDefault="00A78828" w14:paraId="55D44EED" w14:textId="77777777">
            <w:pPr>
              <w:widowControl w:val="0"/>
              <w:spacing w:line="240" w:lineRule="auto"/>
              <w:rPr>
                <w:sz w:val="20"/>
                <w:szCs w:val="20"/>
              </w:rPr>
            </w:pPr>
          </w:p>
        </w:tc>
        <w:tc>
          <w:tcPr>
            <w:tcW w:w="4725" w:type="dxa"/>
            <w:tcMar>
              <w:top w:w="100" w:type="dxa"/>
              <w:left w:w="100" w:type="dxa"/>
              <w:bottom w:w="100" w:type="dxa"/>
              <w:right w:w="100" w:type="dxa"/>
            </w:tcMar>
          </w:tcPr>
          <w:p w:rsidR="00A78828" w:rsidP="00A78828" w:rsidRDefault="00A78828" w14:paraId="550FC741" w14:textId="74A9D541">
            <w:pPr>
              <w:widowControl w:val="0"/>
              <w:spacing w:line="240" w:lineRule="auto"/>
              <w:rPr>
                <w:sz w:val="20"/>
                <w:szCs w:val="20"/>
              </w:rPr>
            </w:pPr>
            <w:r w:rsidRPr="502796D2">
              <w:rPr>
                <w:sz w:val="20"/>
                <w:szCs w:val="20"/>
              </w:rPr>
              <w:t>LoT number (integer)</w:t>
            </w:r>
          </w:p>
        </w:tc>
      </w:tr>
      <w:tr w:rsidR="00A78828" w:rsidTr="04042793" w14:paraId="5AB89B6D" w14:textId="77777777">
        <w:trPr>
          <w:trHeight w:val="300"/>
        </w:trPr>
        <w:tc>
          <w:tcPr>
            <w:tcW w:w="2745" w:type="dxa"/>
            <w:tcMar>
              <w:top w:w="100" w:type="dxa"/>
              <w:left w:w="100" w:type="dxa"/>
              <w:bottom w:w="100" w:type="dxa"/>
              <w:right w:w="100" w:type="dxa"/>
            </w:tcMar>
          </w:tcPr>
          <w:p w:rsidR="00A78828" w:rsidP="00A78828" w:rsidRDefault="00A78828" w14:paraId="1971C308" w14:textId="77777777">
            <w:pPr>
              <w:widowControl w:val="0"/>
              <w:spacing w:line="240" w:lineRule="auto"/>
              <w:rPr>
                <w:sz w:val="20"/>
                <w:szCs w:val="20"/>
              </w:rPr>
            </w:pPr>
            <w:r w:rsidRPr="502796D2">
              <w:rPr>
                <w:sz w:val="20"/>
                <w:szCs w:val="20"/>
              </w:rPr>
              <w:t>episode_object_concept_id</w:t>
            </w:r>
          </w:p>
        </w:tc>
        <w:tc>
          <w:tcPr>
            <w:tcW w:w="2130" w:type="dxa"/>
            <w:tcMar>
              <w:top w:w="100" w:type="dxa"/>
              <w:left w:w="100" w:type="dxa"/>
              <w:bottom w:w="100" w:type="dxa"/>
              <w:right w:w="100" w:type="dxa"/>
            </w:tcMar>
          </w:tcPr>
          <w:p w:rsidR="00A78828" w:rsidP="00A78828" w:rsidRDefault="00A78828" w14:paraId="1FC97112" w14:textId="77777777">
            <w:pPr>
              <w:widowControl w:val="0"/>
              <w:spacing w:line="240" w:lineRule="auto"/>
              <w:rPr>
                <w:sz w:val="20"/>
                <w:szCs w:val="20"/>
              </w:rPr>
            </w:pPr>
            <w:r w:rsidRPr="502796D2">
              <w:rPr>
                <w:sz w:val="20"/>
                <w:szCs w:val="20"/>
              </w:rPr>
              <w:t>concept</w:t>
            </w:r>
          </w:p>
        </w:tc>
        <w:tc>
          <w:tcPr>
            <w:tcW w:w="4725" w:type="dxa"/>
            <w:tcMar>
              <w:top w:w="100" w:type="dxa"/>
              <w:left w:w="100" w:type="dxa"/>
              <w:bottom w:w="100" w:type="dxa"/>
              <w:right w:w="100" w:type="dxa"/>
            </w:tcMar>
          </w:tcPr>
          <w:p w:rsidR="00A78828" w:rsidP="00A78828" w:rsidRDefault="00A78828" w14:paraId="0C5387EF" w14:textId="77777777">
            <w:pPr>
              <w:widowControl w:val="0"/>
              <w:spacing w:line="240" w:lineRule="auto"/>
              <w:rPr>
                <w:sz w:val="20"/>
                <w:szCs w:val="20"/>
              </w:rPr>
            </w:pPr>
            <w:r w:rsidRPr="502796D2">
              <w:rPr>
                <w:sz w:val="20"/>
                <w:szCs w:val="20"/>
              </w:rPr>
              <w:t>Further details on the episodes (e.g., the exact HemOnc concept for treatment regimen episode)</w:t>
            </w:r>
          </w:p>
        </w:tc>
      </w:tr>
    </w:tbl>
    <w:p w:rsidR="00C04CAC" w:rsidP="58BAA2F9" w:rsidRDefault="00C04CAC" w14:paraId="16F82783" w14:textId="2FB50C74">
      <w:pPr>
        <w:widowControl w:val="0"/>
        <w:spacing w:after="240" w:line="360" w:lineRule="auto"/>
        <w:jc w:val="both"/>
      </w:pPr>
    </w:p>
    <w:p w:rsidR="00C04CAC" w:rsidP="58BAA2F9" w:rsidRDefault="604EC3C7" w14:paraId="5DB53541" w14:textId="07D45290">
      <w:pPr>
        <w:widowControl w:val="0"/>
        <w:spacing w:after="240" w:line="360" w:lineRule="auto"/>
        <w:jc w:val="both"/>
      </w:pPr>
      <w:r>
        <w:t xml:space="preserve">The list of all standard OMOP concepts for this can be found </w:t>
      </w:r>
      <w:hyperlink r:id="rId23">
        <w:r w:rsidRPr="00A78828">
          <w:rPr>
            <w:color w:val="1155CC"/>
            <w:u w:val="single"/>
          </w:rPr>
          <w:t>here</w:t>
        </w:r>
      </w:hyperlink>
      <w:r>
        <w:t>. For now, focus on the following episode concepts:</w:t>
      </w:r>
    </w:p>
    <w:p w:rsidR="00C04CAC" w:rsidP="58BAA2F9" w:rsidRDefault="00D60ADC" w14:paraId="1C21C067" w14:textId="77777777">
      <w:pPr>
        <w:widowControl w:val="0"/>
        <w:numPr>
          <w:ilvl w:val="0"/>
          <w:numId w:val="21"/>
        </w:numPr>
        <w:spacing w:line="360" w:lineRule="auto"/>
        <w:jc w:val="both"/>
      </w:pPr>
      <w:r>
        <w:t>Disease Episode (</w:t>
      </w:r>
      <w:r w:rsidRPr="58BAA2F9">
        <w:rPr>
          <w:b/>
          <w:bCs/>
        </w:rPr>
        <w:t>32533</w:t>
      </w:r>
      <w:r>
        <w:t>)</w:t>
      </w:r>
    </w:p>
    <w:p w:rsidR="00C04CAC" w:rsidP="58BAA2F9" w:rsidRDefault="00D60ADC" w14:paraId="489D18C3" w14:textId="77777777">
      <w:pPr>
        <w:widowControl w:val="0"/>
        <w:numPr>
          <w:ilvl w:val="1"/>
          <w:numId w:val="21"/>
        </w:numPr>
        <w:spacing w:line="360" w:lineRule="auto"/>
        <w:jc w:val="both"/>
      </w:pPr>
      <w:r>
        <w:t xml:space="preserve">Each patient should have one overarching episode for MM with </w:t>
      </w:r>
      <w:proofErr w:type="spellStart"/>
      <w:r w:rsidRPr="58BAA2F9">
        <w:rPr>
          <w:i/>
          <w:iCs/>
        </w:rPr>
        <w:t>episode_object_concept_id</w:t>
      </w:r>
      <w:proofErr w:type="spellEnd"/>
      <w:r w:rsidRPr="58BAA2F9">
        <w:rPr>
          <w:i/>
          <w:iCs/>
        </w:rPr>
        <w:t xml:space="preserve"> </w:t>
      </w:r>
      <w:r>
        <w:t xml:space="preserve">437233 (MM in SNOMED) </w:t>
      </w:r>
    </w:p>
    <w:p w:rsidR="00C04CAC" w:rsidP="58BAA2F9" w:rsidRDefault="00D60ADC" w14:paraId="1428D22E" w14:textId="77777777">
      <w:pPr>
        <w:widowControl w:val="0"/>
        <w:numPr>
          <w:ilvl w:val="1"/>
          <w:numId w:val="21"/>
        </w:numPr>
        <w:spacing w:after="200" w:line="360" w:lineRule="auto"/>
        <w:jc w:val="both"/>
      </w:pPr>
      <w:r>
        <w:t xml:space="preserve">The </w:t>
      </w:r>
      <w:proofErr w:type="spellStart"/>
      <w:r w:rsidRPr="58BAA2F9">
        <w:rPr>
          <w:i/>
          <w:iCs/>
        </w:rPr>
        <w:t>episode_start_date</w:t>
      </w:r>
      <w:proofErr w:type="spellEnd"/>
      <w:r w:rsidRPr="58BAA2F9">
        <w:rPr>
          <w:i/>
          <w:iCs/>
        </w:rPr>
        <w:t xml:space="preserve"> </w:t>
      </w:r>
      <w:r>
        <w:t xml:space="preserve">should be the date of diagnosis, i.e., equal to </w:t>
      </w:r>
      <w:proofErr w:type="spellStart"/>
      <w:r w:rsidRPr="58BAA2F9">
        <w:rPr>
          <w:i/>
          <w:iCs/>
        </w:rPr>
        <w:t>condition_occurrence_start_date</w:t>
      </w:r>
      <w:proofErr w:type="spellEnd"/>
      <w:r>
        <w:t xml:space="preserve"> for the symptomatic MM</w:t>
      </w:r>
    </w:p>
    <w:p w:rsidR="00C04CAC" w:rsidP="58BAA2F9" w:rsidRDefault="00D60ADC" w14:paraId="61DBDF14" w14:textId="77777777">
      <w:pPr>
        <w:widowControl w:val="0"/>
        <w:numPr>
          <w:ilvl w:val="0"/>
          <w:numId w:val="21"/>
        </w:numPr>
        <w:spacing w:line="360" w:lineRule="auto"/>
        <w:jc w:val="both"/>
      </w:pPr>
      <w:r>
        <w:t>Cancer Drug Treatment (</w:t>
      </w:r>
      <w:r w:rsidRPr="58BAA2F9">
        <w:rPr>
          <w:b/>
          <w:bCs/>
        </w:rPr>
        <w:t>32941</w:t>
      </w:r>
      <w:r>
        <w:t>)</w:t>
      </w:r>
    </w:p>
    <w:p w:rsidR="00C04CAC" w:rsidP="58BAA2F9" w:rsidRDefault="00D60ADC" w14:paraId="779B14BB" w14:textId="53C593FA">
      <w:pPr>
        <w:widowControl w:val="0"/>
        <w:numPr>
          <w:ilvl w:val="1"/>
          <w:numId w:val="21"/>
        </w:numPr>
        <w:spacing w:line="360" w:lineRule="auto"/>
        <w:jc w:val="both"/>
      </w:pPr>
      <w:r>
        <w:t xml:space="preserve">Represents a Line of Therapy </w:t>
      </w:r>
      <w:r w:rsidR="56DF4295">
        <w:t>(</w:t>
      </w:r>
      <w:proofErr w:type="spellStart"/>
      <w:r w:rsidR="56DF4295">
        <w:t>LoT</w:t>
      </w:r>
      <w:proofErr w:type="spellEnd"/>
      <w:r w:rsidR="56DF4295">
        <w:t>)</w:t>
      </w:r>
    </w:p>
    <w:p w:rsidR="00C04CAC" w:rsidP="58BAA2F9" w:rsidRDefault="00D60ADC" w14:paraId="790A10F1" w14:textId="77777777">
      <w:pPr>
        <w:widowControl w:val="0"/>
        <w:numPr>
          <w:ilvl w:val="1"/>
          <w:numId w:val="21"/>
        </w:numPr>
        <w:spacing w:line="360" w:lineRule="auto"/>
        <w:jc w:val="both"/>
        <w:rPr>
          <w:i/>
          <w:iCs/>
        </w:rPr>
      </w:pPr>
      <w:r>
        <w:t xml:space="preserve">The number is given by the field </w:t>
      </w:r>
      <w:proofErr w:type="spellStart"/>
      <w:r w:rsidRPr="58BAA2F9">
        <w:rPr>
          <w:i/>
          <w:iCs/>
        </w:rPr>
        <w:t>episode_number</w:t>
      </w:r>
      <w:proofErr w:type="spellEnd"/>
    </w:p>
    <w:p w:rsidR="00C04CAC" w:rsidP="58BAA2F9" w:rsidRDefault="0B306966" w14:paraId="62D2CF6C" w14:textId="2BA31834">
      <w:pPr>
        <w:numPr>
          <w:ilvl w:val="1"/>
          <w:numId w:val="21"/>
        </w:numPr>
        <w:spacing w:after="200" w:line="360" w:lineRule="auto"/>
      </w:pPr>
      <w:r>
        <w:t>The</w:t>
      </w:r>
      <w:r w:rsidRPr="7CD0CADD">
        <w:rPr>
          <w:i/>
          <w:iCs/>
        </w:rPr>
        <w:t xml:space="preserve"> episode_object_concept_id</w:t>
      </w:r>
      <w:r>
        <w:t xml:space="preserve"> </w:t>
      </w:r>
      <w:r w:rsidR="12DAF2BA">
        <w:t xml:space="preserve">should be a Procedure or Regimen domain </w:t>
      </w:r>
      <w:r w:rsidRPr="7CD0CADD" w:rsidR="12DAF2BA">
        <w:rPr>
          <w:i/>
          <w:iCs/>
        </w:rPr>
        <w:t xml:space="preserve">concept_id </w:t>
      </w:r>
      <w:r w:rsidRPr="7CD0CADD" w:rsidR="12DAF2BA">
        <w:t>that represents the LoT (chemotherapy, CAR-T therapy...)</w:t>
      </w:r>
    </w:p>
    <w:p w:rsidR="00C04CAC" w:rsidP="58BAA2F9" w:rsidRDefault="00D60ADC" w14:paraId="4EE319C1" w14:textId="77777777">
      <w:pPr>
        <w:widowControl w:val="0"/>
        <w:numPr>
          <w:ilvl w:val="0"/>
          <w:numId w:val="21"/>
        </w:numPr>
        <w:spacing w:line="360" w:lineRule="auto"/>
        <w:jc w:val="both"/>
      </w:pPr>
      <w:r>
        <w:t>Cancer Surgery (</w:t>
      </w:r>
      <w:r w:rsidRPr="58BAA2F9">
        <w:rPr>
          <w:b/>
          <w:bCs/>
        </w:rPr>
        <w:t>32939</w:t>
      </w:r>
      <w:r>
        <w:t>)</w:t>
      </w:r>
    </w:p>
    <w:p w:rsidR="00C04CAC" w:rsidP="58BAA2F9" w:rsidRDefault="00D60ADC" w14:paraId="1353338D" w14:textId="77777777">
      <w:pPr>
        <w:widowControl w:val="0"/>
        <w:numPr>
          <w:ilvl w:val="1"/>
          <w:numId w:val="21"/>
        </w:numPr>
        <w:spacing w:line="360" w:lineRule="auto"/>
        <w:jc w:val="both"/>
        <w:rPr>
          <w:i/>
          <w:iCs/>
        </w:rPr>
      </w:pPr>
      <w:hyperlink r:id="rId24">
        <w:r w:rsidRPr="58BAA2F9">
          <w:rPr>
            <w:color w:val="1155CC"/>
            <w:u w:val="single"/>
          </w:rPr>
          <w:t>SNOMED</w:t>
        </w:r>
      </w:hyperlink>
      <w:r>
        <w:t xml:space="preserve"> concepts for </w:t>
      </w:r>
      <w:proofErr w:type="spellStart"/>
      <w:r w:rsidRPr="58BAA2F9">
        <w:rPr>
          <w:i/>
          <w:iCs/>
        </w:rPr>
        <w:t>episode_object_concept_id</w:t>
      </w:r>
      <w:proofErr w:type="spellEnd"/>
    </w:p>
    <w:p w:rsidR="00C04CAC" w:rsidP="58BAA2F9" w:rsidRDefault="00D60ADC" w14:paraId="125283D0" w14:textId="7023F840">
      <w:pPr>
        <w:widowControl w:val="0"/>
        <w:numPr>
          <w:ilvl w:val="1"/>
          <w:numId w:val="21"/>
        </w:numPr>
        <w:spacing w:after="200" w:line="360" w:lineRule="auto"/>
        <w:jc w:val="both"/>
      </w:pPr>
      <w:r>
        <w:t xml:space="preserve">Using </w:t>
      </w:r>
      <w:proofErr w:type="spellStart"/>
      <w:r w:rsidRPr="58BAA2F9">
        <w:rPr>
          <w:i/>
          <w:iCs/>
        </w:rPr>
        <w:t>episode_parent_id</w:t>
      </w:r>
      <w:proofErr w:type="spellEnd"/>
      <w:r>
        <w:t xml:space="preserve"> to reference the associated </w:t>
      </w:r>
      <w:proofErr w:type="spellStart"/>
      <w:r w:rsidR="1B8A6578">
        <w:t>LoT</w:t>
      </w:r>
      <w:proofErr w:type="spellEnd"/>
      <w:r>
        <w:t xml:space="preserve"> episode</w:t>
      </w:r>
    </w:p>
    <w:p w:rsidR="00C04CAC" w:rsidP="58BAA2F9" w:rsidRDefault="00D60ADC" w14:paraId="458705B3" w14:textId="77777777">
      <w:pPr>
        <w:widowControl w:val="0"/>
        <w:numPr>
          <w:ilvl w:val="0"/>
          <w:numId w:val="21"/>
        </w:numPr>
        <w:spacing w:line="360" w:lineRule="auto"/>
        <w:jc w:val="both"/>
      </w:pPr>
      <w:r>
        <w:t>Progression (</w:t>
      </w:r>
      <w:r w:rsidRPr="58BAA2F9">
        <w:rPr>
          <w:b/>
          <w:bCs/>
        </w:rPr>
        <w:t>32949</w:t>
      </w:r>
      <w:r>
        <w:t>)</w:t>
      </w:r>
    </w:p>
    <w:p w:rsidR="00C04CAC" w:rsidP="58BAA2F9" w:rsidRDefault="00D60ADC" w14:paraId="27245E62" w14:textId="77777777">
      <w:pPr>
        <w:widowControl w:val="0"/>
        <w:numPr>
          <w:ilvl w:val="1"/>
          <w:numId w:val="21"/>
        </w:numPr>
        <w:spacing w:line="360" w:lineRule="auto"/>
        <w:jc w:val="both"/>
      </w:pPr>
      <w:r>
        <w:t xml:space="preserve">If disease progression is recorded, the associated observation event should also be represented in the episode table, with the </w:t>
      </w:r>
      <w:proofErr w:type="spellStart"/>
      <w:r w:rsidRPr="58BAA2F9">
        <w:rPr>
          <w:i/>
          <w:iCs/>
        </w:rPr>
        <w:t>episode_start_date</w:t>
      </w:r>
      <w:proofErr w:type="spellEnd"/>
      <w:r w:rsidRPr="58BAA2F9">
        <w:rPr>
          <w:i/>
          <w:iCs/>
        </w:rPr>
        <w:t xml:space="preserve"> </w:t>
      </w:r>
      <w:r>
        <w:t xml:space="preserve">being the </w:t>
      </w:r>
      <w:proofErr w:type="spellStart"/>
      <w:r w:rsidRPr="58BAA2F9">
        <w:rPr>
          <w:i/>
          <w:iCs/>
        </w:rPr>
        <w:t>observation_date</w:t>
      </w:r>
      <w:proofErr w:type="spellEnd"/>
      <w:r w:rsidRPr="58BAA2F9">
        <w:rPr>
          <w:i/>
          <w:iCs/>
        </w:rPr>
        <w:t xml:space="preserve"> </w:t>
      </w:r>
      <w:r>
        <w:t>for the event</w:t>
      </w:r>
    </w:p>
    <w:p w:rsidR="00C04CAC" w:rsidP="58BAA2F9" w:rsidRDefault="00D60ADC" w14:paraId="605F8795" w14:textId="77777777">
      <w:pPr>
        <w:numPr>
          <w:ilvl w:val="1"/>
          <w:numId w:val="21"/>
        </w:numPr>
        <w:spacing w:after="200" w:line="360" w:lineRule="auto"/>
      </w:pPr>
      <w:r>
        <w:t>The</w:t>
      </w:r>
      <w:r w:rsidRPr="58BAA2F9">
        <w:rPr>
          <w:i/>
          <w:iCs/>
        </w:rPr>
        <w:t xml:space="preserve"> </w:t>
      </w:r>
      <w:proofErr w:type="spellStart"/>
      <w:r w:rsidRPr="58BAA2F9">
        <w:rPr>
          <w:i/>
          <w:iCs/>
        </w:rPr>
        <w:t>episode_object_concept_id</w:t>
      </w:r>
      <w:proofErr w:type="spellEnd"/>
      <w:r>
        <w:t xml:space="preserve"> should be the concept for MM (437233) </w:t>
      </w:r>
    </w:p>
    <w:p w:rsidR="00C04CAC" w:rsidP="58BAA2F9" w:rsidRDefault="00D60ADC" w14:paraId="1A063B11" w14:textId="77777777">
      <w:pPr>
        <w:widowControl w:val="0"/>
        <w:numPr>
          <w:ilvl w:val="0"/>
          <w:numId w:val="21"/>
        </w:numPr>
        <w:spacing w:line="360" w:lineRule="auto"/>
        <w:jc w:val="both"/>
      </w:pPr>
      <w:r>
        <w:t>Treatment Regimen (</w:t>
      </w:r>
      <w:r w:rsidRPr="58BAA2F9">
        <w:rPr>
          <w:b/>
          <w:bCs/>
        </w:rPr>
        <w:t>32531</w:t>
      </w:r>
      <w:r>
        <w:t>)</w:t>
      </w:r>
    </w:p>
    <w:p w:rsidR="00C04CAC" w:rsidP="58BAA2F9" w:rsidRDefault="00D60ADC" w14:paraId="3590FB9C" w14:textId="77777777">
      <w:pPr>
        <w:widowControl w:val="0"/>
        <w:numPr>
          <w:ilvl w:val="1"/>
          <w:numId w:val="21"/>
        </w:numPr>
        <w:spacing w:line="360" w:lineRule="auto"/>
        <w:jc w:val="both"/>
        <w:rPr>
          <w:i/>
          <w:iCs/>
        </w:rPr>
      </w:pPr>
      <w:hyperlink r:id="rId25">
        <w:proofErr w:type="spellStart"/>
        <w:r w:rsidRPr="58BAA2F9">
          <w:rPr>
            <w:color w:val="1155CC"/>
            <w:u w:val="single"/>
          </w:rPr>
          <w:t>HemOnc</w:t>
        </w:r>
        <w:proofErr w:type="spellEnd"/>
      </w:hyperlink>
      <w:r>
        <w:t xml:space="preserve"> concepts for </w:t>
      </w:r>
      <w:proofErr w:type="spellStart"/>
      <w:r w:rsidRPr="58BAA2F9">
        <w:rPr>
          <w:i/>
          <w:iCs/>
        </w:rPr>
        <w:t>episode_object_concept_id</w:t>
      </w:r>
      <w:proofErr w:type="spellEnd"/>
    </w:p>
    <w:p w:rsidR="00C04CAC" w:rsidP="58BAA2F9" w:rsidRDefault="00D60ADC" w14:paraId="19057999" w14:textId="59005688">
      <w:pPr>
        <w:widowControl w:val="0"/>
        <w:numPr>
          <w:ilvl w:val="1"/>
          <w:numId w:val="21"/>
        </w:numPr>
        <w:spacing w:line="360" w:lineRule="auto"/>
        <w:jc w:val="both"/>
      </w:pPr>
      <w:r>
        <w:t xml:space="preserve">Using </w:t>
      </w:r>
      <w:proofErr w:type="spellStart"/>
      <w:r w:rsidRPr="58BAA2F9">
        <w:rPr>
          <w:i/>
          <w:iCs/>
        </w:rPr>
        <w:t>episode_parent_id</w:t>
      </w:r>
      <w:proofErr w:type="spellEnd"/>
      <w:r>
        <w:t xml:space="preserve"> to reference the associated </w:t>
      </w:r>
      <w:proofErr w:type="spellStart"/>
      <w:r w:rsidR="084F4683">
        <w:t>LoT</w:t>
      </w:r>
      <w:proofErr w:type="spellEnd"/>
      <w:r>
        <w:t xml:space="preserve"> episodes</w:t>
      </w:r>
    </w:p>
    <w:p w:rsidR="502796D2" w:rsidP="13E6EF31" w:rsidRDefault="00D60ADC" w14:paraId="34B51457" w14:textId="082ECA6D">
      <w:pPr>
        <w:widowControl w:val="0"/>
        <w:numPr>
          <w:ilvl w:val="1"/>
          <w:numId w:val="21"/>
        </w:numPr>
        <w:spacing w:after="200" w:line="360" w:lineRule="auto"/>
        <w:jc w:val="both"/>
      </w:pPr>
      <w:r>
        <w:t>Due to the limited number of standard concepts for treatment regimen given in HemOnc, the use of regimen episodes is not required</w:t>
      </w:r>
    </w:p>
    <w:p w:rsidR="502796D2" w:rsidRDefault="502796D2" w14:paraId="08DDD0B7" w14:textId="35730AF3"/>
    <w:p w:rsidR="00C04CAC" w:rsidRDefault="604EC3C7" w14:paraId="6578D05A" w14:textId="77777777">
      <w:pPr>
        <w:pStyle w:val="Heading3"/>
      </w:pPr>
      <w:bookmarkStart w:name="_Toc1030335494" w:id="19"/>
      <w:r>
        <w:t>3.2.11 episode_event</w:t>
      </w:r>
      <w:bookmarkEnd w:id="19"/>
    </w:p>
    <w:p w:rsidR="00C04CAC" w:rsidP="58BAA2F9" w:rsidRDefault="00D60ADC" w14:paraId="58B5F476" w14:textId="167079FE">
      <w:pPr>
        <w:widowControl w:val="0"/>
        <w:spacing w:after="240" w:line="360" w:lineRule="auto"/>
        <w:jc w:val="both"/>
      </w:pPr>
      <w:r>
        <w:t xml:space="preserve">This table is used to link clinical events to their respective episodes. It does not require an own primary </w:t>
      </w:r>
      <w:r w:rsidR="3558046B">
        <w:t>key but</w:t>
      </w:r>
      <w:r>
        <w:t xml:space="preserve"> is only used to connect other tables and give the database more structure. For example, it allows querying all events related to a specific </w:t>
      </w:r>
      <w:proofErr w:type="spellStart"/>
      <w:r w:rsidR="64941FD6">
        <w:t>LoT</w:t>
      </w:r>
      <w:proofErr w:type="spellEnd"/>
      <w:r>
        <w:t xml:space="preserve"> or a procedure. Events include visits, drug exposure, procedures, measurements and observations.</w:t>
      </w:r>
    </w:p>
    <w:tbl>
      <w:tblPr>
        <w:tblStyle w:val="ae"/>
        <w:tblW w:w="9600"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225"/>
        <w:gridCol w:w="2310"/>
        <w:gridCol w:w="4065"/>
      </w:tblGrid>
      <w:tr w:rsidR="00C04CAC" w:rsidTr="58BAA2F9" w14:paraId="2907CA17" w14:textId="77777777">
        <w:tc>
          <w:tcPr>
            <w:tcW w:w="3225" w:type="dxa"/>
            <w:tcMar>
              <w:top w:w="100" w:type="dxa"/>
              <w:left w:w="100" w:type="dxa"/>
              <w:bottom w:w="100" w:type="dxa"/>
              <w:right w:w="100" w:type="dxa"/>
            </w:tcMar>
          </w:tcPr>
          <w:p w:rsidR="00C04CAC" w:rsidRDefault="00D60ADC" w14:paraId="60D76462" w14:textId="77777777">
            <w:pPr>
              <w:widowControl w:val="0"/>
              <w:spacing w:line="240" w:lineRule="auto"/>
              <w:rPr>
                <w:b/>
                <w:bCs/>
                <w:sz w:val="20"/>
                <w:szCs w:val="20"/>
              </w:rPr>
            </w:pPr>
            <w:r>
              <w:rPr>
                <w:b/>
                <w:bCs/>
                <w:sz w:val="20"/>
                <w:szCs w:val="20"/>
              </w:rPr>
              <w:t>Field</w:t>
            </w:r>
          </w:p>
        </w:tc>
        <w:tc>
          <w:tcPr>
            <w:tcW w:w="2310" w:type="dxa"/>
            <w:tcMar>
              <w:top w:w="100" w:type="dxa"/>
              <w:left w:w="100" w:type="dxa"/>
              <w:bottom w:w="100" w:type="dxa"/>
              <w:right w:w="100" w:type="dxa"/>
            </w:tcMar>
          </w:tcPr>
          <w:p w:rsidR="00C04CAC" w:rsidRDefault="00D60ADC" w14:paraId="26129008" w14:textId="77777777">
            <w:pPr>
              <w:widowControl w:val="0"/>
              <w:spacing w:line="240" w:lineRule="auto"/>
              <w:rPr>
                <w:b/>
                <w:bCs/>
                <w:sz w:val="20"/>
                <w:szCs w:val="20"/>
              </w:rPr>
            </w:pPr>
            <w:r>
              <w:rPr>
                <w:b/>
                <w:bCs/>
                <w:sz w:val="20"/>
                <w:szCs w:val="20"/>
              </w:rPr>
              <w:t>Is Foreign Key to …</w:t>
            </w:r>
          </w:p>
        </w:tc>
        <w:tc>
          <w:tcPr>
            <w:tcW w:w="4065" w:type="dxa"/>
            <w:tcMar>
              <w:top w:w="100" w:type="dxa"/>
              <w:left w:w="100" w:type="dxa"/>
              <w:bottom w:w="100" w:type="dxa"/>
              <w:right w:w="100" w:type="dxa"/>
            </w:tcMar>
          </w:tcPr>
          <w:p w:rsidR="00C04CAC" w:rsidRDefault="00D60ADC" w14:paraId="1913ED99" w14:textId="77777777">
            <w:pPr>
              <w:widowControl w:val="0"/>
              <w:spacing w:line="240" w:lineRule="auto"/>
              <w:rPr>
                <w:b/>
                <w:bCs/>
                <w:sz w:val="20"/>
                <w:szCs w:val="20"/>
              </w:rPr>
            </w:pPr>
            <w:r>
              <w:rPr>
                <w:b/>
                <w:bCs/>
                <w:sz w:val="20"/>
                <w:szCs w:val="20"/>
              </w:rPr>
              <w:t>Notes</w:t>
            </w:r>
          </w:p>
        </w:tc>
      </w:tr>
      <w:tr w:rsidR="00C04CAC" w:rsidTr="58BAA2F9" w14:paraId="495DFA49" w14:textId="77777777">
        <w:tc>
          <w:tcPr>
            <w:tcW w:w="3225" w:type="dxa"/>
            <w:tcMar>
              <w:top w:w="100" w:type="dxa"/>
              <w:left w:w="100" w:type="dxa"/>
              <w:bottom w:w="100" w:type="dxa"/>
              <w:right w:w="100" w:type="dxa"/>
            </w:tcMar>
          </w:tcPr>
          <w:p w:rsidR="00C04CAC" w:rsidRDefault="00D60ADC" w14:paraId="0CB9A13F" w14:textId="77777777">
            <w:pPr>
              <w:widowControl w:val="0"/>
              <w:spacing w:line="240" w:lineRule="auto"/>
              <w:rPr>
                <w:sz w:val="20"/>
                <w:szCs w:val="20"/>
              </w:rPr>
            </w:pPr>
            <w:proofErr w:type="spellStart"/>
            <w:r>
              <w:rPr>
                <w:sz w:val="20"/>
                <w:szCs w:val="20"/>
              </w:rPr>
              <w:t>episode_id</w:t>
            </w:r>
            <w:proofErr w:type="spellEnd"/>
          </w:p>
        </w:tc>
        <w:tc>
          <w:tcPr>
            <w:tcW w:w="2310" w:type="dxa"/>
            <w:tcMar>
              <w:top w:w="100" w:type="dxa"/>
              <w:left w:w="100" w:type="dxa"/>
              <w:bottom w:w="100" w:type="dxa"/>
              <w:right w:w="100" w:type="dxa"/>
            </w:tcMar>
          </w:tcPr>
          <w:p w:rsidR="00C04CAC" w:rsidRDefault="00D60ADC" w14:paraId="0A823A1B" w14:textId="77777777">
            <w:pPr>
              <w:widowControl w:val="0"/>
              <w:spacing w:line="240" w:lineRule="auto"/>
              <w:rPr>
                <w:sz w:val="20"/>
                <w:szCs w:val="20"/>
              </w:rPr>
            </w:pPr>
            <w:r>
              <w:rPr>
                <w:sz w:val="20"/>
                <w:szCs w:val="20"/>
              </w:rPr>
              <w:t>episode</w:t>
            </w:r>
          </w:p>
        </w:tc>
        <w:tc>
          <w:tcPr>
            <w:tcW w:w="4065" w:type="dxa"/>
            <w:tcMar>
              <w:top w:w="100" w:type="dxa"/>
              <w:left w:w="100" w:type="dxa"/>
              <w:bottom w:w="100" w:type="dxa"/>
              <w:right w:w="100" w:type="dxa"/>
            </w:tcMar>
          </w:tcPr>
          <w:p w:rsidR="00C04CAC" w:rsidRDefault="00C04CAC" w14:paraId="07F023C8" w14:textId="77777777">
            <w:pPr>
              <w:widowControl w:val="0"/>
              <w:spacing w:line="240" w:lineRule="auto"/>
              <w:rPr>
                <w:sz w:val="20"/>
                <w:szCs w:val="20"/>
              </w:rPr>
            </w:pPr>
          </w:p>
        </w:tc>
      </w:tr>
      <w:tr w:rsidR="00C04CAC" w:rsidTr="58BAA2F9" w14:paraId="44B8AD6B" w14:textId="77777777">
        <w:tc>
          <w:tcPr>
            <w:tcW w:w="3225" w:type="dxa"/>
            <w:tcMar>
              <w:top w:w="100" w:type="dxa"/>
              <w:left w:w="100" w:type="dxa"/>
              <w:bottom w:w="100" w:type="dxa"/>
              <w:right w:w="100" w:type="dxa"/>
            </w:tcMar>
          </w:tcPr>
          <w:p w:rsidR="00C04CAC" w:rsidRDefault="00D60ADC" w14:paraId="7605C46A" w14:textId="77777777">
            <w:pPr>
              <w:widowControl w:val="0"/>
              <w:spacing w:line="240" w:lineRule="auto"/>
              <w:rPr>
                <w:sz w:val="20"/>
                <w:szCs w:val="20"/>
              </w:rPr>
            </w:pPr>
            <w:proofErr w:type="spellStart"/>
            <w:r>
              <w:rPr>
                <w:sz w:val="20"/>
                <w:szCs w:val="20"/>
              </w:rPr>
              <w:t>event_id</w:t>
            </w:r>
            <w:proofErr w:type="spellEnd"/>
          </w:p>
        </w:tc>
        <w:tc>
          <w:tcPr>
            <w:tcW w:w="2310" w:type="dxa"/>
            <w:tcMar>
              <w:top w:w="100" w:type="dxa"/>
              <w:left w:w="100" w:type="dxa"/>
              <w:bottom w:w="100" w:type="dxa"/>
              <w:right w:w="100" w:type="dxa"/>
            </w:tcMar>
          </w:tcPr>
          <w:p w:rsidR="00C04CAC" w:rsidRDefault="00D60ADC" w14:paraId="5612A99E" w14:textId="77777777">
            <w:pPr>
              <w:widowControl w:val="0"/>
              <w:spacing w:line="240" w:lineRule="auto"/>
              <w:rPr>
                <w:sz w:val="20"/>
                <w:szCs w:val="20"/>
              </w:rPr>
            </w:pPr>
            <w:proofErr w:type="spellStart"/>
            <w:r>
              <w:rPr>
                <w:sz w:val="20"/>
                <w:szCs w:val="20"/>
              </w:rPr>
              <w:t>visit_occurrence</w:t>
            </w:r>
            <w:proofErr w:type="spellEnd"/>
            <w:r>
              <w:rPr>
                <w:sz w:val="20"/>
                <w:szCs w:val="20"/>
              </w:rPr>
              <w:t>,</w:t>
            </w:r>
          </w:p>
          <w:p w:rsidR="00C04CAC" w:rsidRDefault="00D60ADC" w14:paraId="79CDF90E" w14:textId="77777777">
            <w:pPr>
              <w:widowControl w:val="0"/>
              <w:spacing w:line="240" w:lineRule="auto"/>
              <w:rPr>
                <w:sz w:val="20"/>
                <w:szCs w:val="20"/>
              </w:rPr>
            </w:pPr>
            <w:proofErr w:type="spellStart"/>
            <w:r>
              <w:rPr>
                <w:sz w:val="20"/>
                <w:szCs w:val="20"/>
              </w:rPr>
              <w:t>drug_exposure</w:t>
            </w:r>
            <w:proofErr w:type="spellEnd"/>
            <w:r>
              <w:rPr>
                <w:sz w:val="20"/>
                <w:szCs w:val="20"/>
              </w:rPr>
              <w:t>,</w:t>
            </w:r>
          </w:p>
          <w:p w:rsidR="00C04CAC" w:rsidRDefault="00D60ADC" w14:paraId="63D3E716" w14:textId="64667841">
            <w:pPr>
              <w:widowControl w:val="0"/>
              <w:spacing w:line="240" w:lineRule="auto"/>
              <w:rPr>
                <w:sz w:val="20"/>
                <w:szCs w:val="20"/>
              </w:rPr>
            </w:pPr>
            <w:proofErr w:type="spellStart"/>
            <w:r w:rsidRPr="58BAA2F9">
              <w:rPr>
                <w:sz w:val="20"/>
                <w:szCs w:val="20"/>
              </w:rPr>
              <w:t>procedure_occurrence</w:t>
            </w:r>
            <w:proofErr w:type="spellEnd"/>
            <w:r>
              <w:br/>
            </w:r>
            <w:r w:rsidRPr="58BAA2F9">
              <w:rPr>
                <w:sz w:val="20"/>
                <w:szCs w:val="20"/>
              </w:rPr>
              <w:t>measurement</w:t>
            </w:r>
          </w:p>
          <w:p w:rsidR="00C04CAC" w:rsidRDefault="00D60ADC" w14:paraId="3808331F" w14:textId="77777777">
            <w:pPr>
              <w:widowControl w:val="0"/>
              <w:spacing w:line="240" w:lineRule="auto"/>
              <w:rPr>
                <w:sz w:val="20"/>
                <w:szCs w:val="20"/>
              </w:rPr>
            </w:pPr>
            <w:r>
              <w:rPr>
                <w:sz w:val="20"/>
                <w:szCs w:val="20"/>
              </w:rPr>
              <w:t>or observation</w:t>
            </w:r>
          </w:p>
        </w:tc>
        <w:tc>
          <w:tcPr>
            <w:tcW w:w="4065" w:type="dxa"/>
            <w:tcMar>
              <w:top w:w="100" w:type="dxa"/>
              <w:left w:w="100" w:type="dxa"/>
              <w:bottom w:w="100" w:type="dxa"/>
              <w:right w:w="100" w:type="dxa"/>
            </w:tcMar>
          </w:tcPr>
          <w:p w:rsidR="00C04CAC" w:rsidRDefault="00C04CAC" w14:paraId="4BDB5498" w14:textId="77777777">
            <w:pPr>
              <w:widowControl w:val="0"/>
              <w:spacing w:line="240" w:lineRule="auto"/>
              <w:rPr>
                <w:sz w:val="20"/>
                <w:szCs w:val="20"/>
              </w:rPr>
            </w:pPr>
          </w:p>
        </w:tc>
      </w:tr>
      <w:tr w:rsidR="00C04CAC" w:rsidTr="58BAA2F9" w14:paraId="01EE2BCB" w14:textId="77777777">
        <w:tc>
          <w:tcPr>
            <w:tcW w:w="3225" w:type="dxa"/>
            <w:tcMar>
              <w:top w:w="100" w:type="dxa"/>
              <w:left w:w="100" w:type="dxa"/>
              <w:bottom w:w="100" w:type="dxa"/>
              <w:right w:w="100" w:type="dxa"/>
            </w:tcMar>
          </w:tcPr>
          <w:p w:rsidR="00C04CAC" w:rsidRDefault="00D60ADC" w14:paraId="63F37436" w14:textId="77777777">
            <w:pPr>
              <w:widowControl w:val="0"/>
              <w:spacing w:line="240" w:lineRule="auto"/>
              <w:rPr>
                <w:sz w:val="20"/>
                <w:szCs w:val="20"/>
              </w:rPr>
            </w:pPr>
            <w:proofErr w:type="spellStart"/>
            <w:r>
              <w:rPr>
                <w:sz w:val="20"/>
                <w:szCs w:val="20"/>
              </w:rPr>
              <w:t>episode_event_field_concept_id</w:t>
            </w:r>
            <w:proofErr w:type="spellEnd"/>
          </w:p>
        </w:tc>
        <w:tc>
          <w:tcPr>
            <w:tcW w:w="2310" w:type="dxa"/>
            <w:tcMar>
              <w:top w:w="100" w:type="dxa"/>
              <w:left w:w="100" w:type="dxa"/>
              <w:bottom w:w="100" w:type="dxa"/>
              <w:right w:w="100" w:type="dxa"/>
            </w:tcMar>
          </w:tcPr>
          <w:p w:rsidR="00C04CAC" w:rsidRDefault="00D60ADC" w14:paraId="13799354" w14:textId="77777777">
            <w:pPr>
              <w:widowControl w:val="0"/>
              <w:spacing w:line="240" w:lineRule="auto"/>
              <w:rPr>
                <w:sz w:val="20"/>
                <w:szCs w:val="20"/>
              </w:rPr>
            </w:pPr>
            <w:r>
              <w:rPr>
                <w:sz w:val="20"/>
                <w:szCs w:val="20"/>
              </w:rPr>
              <w:t>concept</w:t>
            </w:r>
          </w:p>
        </w:tc>
        <w:tc>
          <w:tcPr>
            <w:tcW w:w="4065" w:type="dxa"/>
            <w:tcMar>
              <w:top w:w="100" w:type="dxa"/>
              <w:left w:w="100" w:type="dxa"/>
              <w:bottom w:w="100" w:type="dxa"/>
              <w:right w:w="100" w:type="dxa"/>
            </w:tcMar>
          </w:tcPr>
          <w:p w:rsidR="00C04CAC" w:rsidRDefault="00D60ADC" w14:paraId="52CE69C0" w14:textId="77777777">
            <w:pPr>
              <w:widowControl w:val="0"/>
              <w:spacing w:line="240" w:lineRule="auto"/>
              <w:rPr>
                <w:sz w:val="20"/>
                <w:szCs w:val="20"/>
              </w:rPr>
            </w:pPr>
            <w:hyperlink r:id="rId26">
              <w:r>
                <w:rPr>
                  <w:color w:val="1155CC"/>
                  <w:sz w:val="20"/>
                  <w:szCs w:val="20"/>
                  <w:u w:val="single"/>
                </w:rPr>
                <w:t>OMOP field concepts</w:t>
              </w:r>
            </w:hyperlink>
            <w:r>
              <w:rPr>
                <w:sz w:val="20"/>
                <w:szCs w:val="20"/>
              </w:rPr>
              <w:t xml:space="preserve"> (see list below)</w:t>
            </w:r>
          </w:p>
        </w:tc>
      </w:tr>
    </w:tbl>
    <w:p w:rsidR="00C04CAC" w:rsidRDefault="00C04CAC" w14:paraId="2916C19D" w14:textId="77777777">
      <w:pPr>
        <w:widowControl w:val="0"/>
        <w:spacing w:after="240" w:line="240" w:lineRule="auto"/>
        <w:jc w:val="both"/>
      </w:pPr>
    </w:p>
    <w:p w:rsidR="00C04CAC" w:rsidP="58BAA2F9" w:rsidRDefault="00D60ADC" w14:paraId="1AB5E6DF" w14:textId="77777777">
      <w:pPr>
        <w:widowControl w:val="0"/>
        <w:spacing w:after="240" w:line="360" w:lineRule="auto"/>
        <w:jc w:val="both"/>
      </w:pPr>
      <w:r>
        <w:t xml:space="preserve">Each </w:t>
      </w:r>
      <w:proofErr w:type="spellStart"/>
      <w:r w:rsidRPr="58BAA2F9">
        <w:rPr>
          <w:i/>
          <w:iCs/>
        </w:rPr>
        <w:t>event_id</w:t>
      </w:r>
      <w:proofErr w:type="spellEnd"/>
      <w:r>
        <w:t xml:space="preserve"> is a foreign key to an event table. The </w:t>
      </w:r>
      <w:proofErr w:type="spellStart"/>
      <w:r w:rsidRPr="58BAA2F9">
        <w:rPr>
          <w:i/>
          <w:iCs/>
        </w:rPr>
        <w:t>episode_event_field_concept_id</w:t>
      </w:r>
      <w:proofErr w:type="spellEnd"/>
      <w:r w:rsidRPr="58BAA2F9">
        <w:rPr>
          <w:i/>
          <w:iCs/>
        </w:rPr>
        <w:t xml:space="preserve"> </w:t>
      </w:r>
      <w:r>
        <w:t>is used to identify this event table. More specifically, it is an OMOP metadata concept for the primary key in the event table:</w:t>
      </w:r>
    </w:p>
    <w:p w:rsidR="00C04CAC" w:rsidP="58BAA2F9" w:rsidRDefault="00D60ADC" w14:paraId="25826237" w14:textId="77777777">
      <w:pPr>
        <w:widowControl w:val="0"/>
        <w:numPr>
          <w:ilvl w:val="0"/>
          <w:numId w:val="17"/>
        </w:numPr>
        <w:spacing w:line="360" w:lineRule="auto"/>
        <w:jc w:val="both"/>
      </w:pPr>
      <w:proofErr w:type="spellStart"/>
      <w:r>
        <w:t>visit_occurrence_visit_occurrence_id</w:t>
      </w:r>
      <w:proofErr w:type="spellEnd"/>
      <w:r>
        <w:t xml:space="preserve"> (</w:t>
      </w:r>
      <w:r w:rsidRPr="58BAA2F9">
        <w:rPr>
          <w:b/>
          <w:bCs/>
        </w:rPr>
        <w:t>1147070</w:t>
      </w:r>
      <w:r>
        <w:t>)</w:t>
      </w:r>
    </w:p>
    <w:p w:rsidRPr="00034518" w:rsidR="00C04CAC" w:rsidP="58BAA2F9" w:rsidRDefault="00D60ADC" w14:paraId="746231F8" w14:textId="77777777">
      <w:pPr>
        <w:widowControl w:val="0"/>
        <w:numPr>
          <w:ilvl w:val="0"/>
          <w:numId w:val="17"/>
        </w:numPr>
        <w:spacing w:line="360" w:lineRule="auto"/>
        <w:jc w:val="both"/>
        <w:rPr>
          <w:lang w:val="fr-FR"/>
        </w:rPr>
      </w:pPr>
      <w:proofErr w:type="spellStart"/>
      <w:r w:rsidRPr="00034518">
        <w:rPr>
          <w:lang w:val="fr-FR"/>
        </w:rPr>
        <w:t>drug_exposure.drug_exposure_id</w:t>
      </w:r>
      <w:proofErr w:type="spellEnd"/>
      <w:r w:rsidRPr="00034518">
        <w:rPr>
          <w:lang w:val="fr-FR"/>
        </w:rPr>
        <w:t xml:space="preserve"> (</w:t>
      </w:r>
      <w:r w:rsidRPr="00034518">
        <w:rPr>
          <w:b/>
          <w:bCs/>
          <w:lang w:val="fr-FR"/>
        </w:rPr>
        <w:t>1147094</w:t>
      </w:r>
      <w:r w:rsidRPr="00034518">
        <w:rPr>
          <w:lang w:val="fr-FR"/>
        </w:rPr>
        <w:t>)</w:t>
      </w:r>
    </w:p>
    <w:p w:rsidR="00C04CAC" w:rsidP="58BAA2F9" w:rsidRDefault="00D60ADC" w14:paraId="5E988F34" w14:textId="77777777">
      <w:pPr>
        <w:widowControl w:val="0"/>
        <w:numPr>
          <w:ilvl w:val="0"/>
          <w:numId w:val="17"/>
        </w:numPr>
        <w:spacing w:line="360" w:lineRule="auto"/>
        <w:jc w:val="both"/>
      </w:pPr>
      <w:proofErr w:type="spellStart"/>
      <w:r>
        <w:t>procedure_occurrence.procedure_occurrence_id</w:t>
      </w:r>
      <w:proofErr w:type="spellEnd"/>
      <w:r>
        <w:t xml:space="preserve"> (</w:t>
      </w:r>
      <w:r w:rsidRPr="58BAA2F9">
        <w:rPr>
          <w:b/>
          <w:bCs/>
        </w:rPr>
        <w:t>1147082</w:t>
      </w:r>
      <w:r>
        <w:t>)</w:t>
      </w:r>
    </w:p>
    <w:p w:rsidR="00C04CAC" w:rsidP="58BAA2F9" w:rsidRDefault="00D60ADC" w14:paraId="179B3FD4" w14:textId="77777777">
      <w:pPr>
        <w:widowControl w:val="0"/>
        <w:numPr>
          <w:ilvl w:val="0"/>
          <w:numId w:val="17"/>
        </w:numPr>
        <w:spacing w:line="360" w:lineRule="auto"/>
        <w:jc w:val="both"/>
      </w:pPr>
      <w:proofErr w:type="spellStart"/>
      <w:r>
        <w:t>measurement.measurement_id</w:t>
      </w:r>
      <w:proofErr w:type="spellEnd"/>
      <w:r>
        <w:t xml:space="preserve"> (</w:t>
      </w:r>
      <w:r w:rsidRPr="58BAA2F9">
        <w:rPr>
          <w:b/>
          <w:bCs/>
        </w:rPr>
        <w:t>1147138</w:t>
      </w:r>
      <w:r>
        <w:t>)</w:t>
      </w:r>
    </w:p>
    <w:p w:rsidR="00C04CAC" w:rsidP="58BAA2F9" w:rsidRDefault="00D60ADC" w14:paraId="029CDBAB" w14:textId="77777777">
      <w:pPr>
        <w:widowControl w:val="0"/>
        <w:numPr>
          <w:ilvl w:val="0"/>
          <w:numId w:val="17"/>
        </w:numPr>
        <w:spacing w:after="240" w:line="360" w:lineRule="auto"/>
        <w:jc w:val="both"/>
      </w:pPr>
      <w:proofErr w:type="spellStart"/>
      <w:r>
        <w:t>observation.observation_id</w:t>
      </w:r>
      <w:proofErr w:type="spellEnd"/>
      <w:r>
        <w:t xml:space="preserve"> (</w:t>
      </w:r>
      <w:r w:rsidRPr="58BAA2F9">
        <w:rPr>
          <w:b/>
          <w:bCs/>
        </w:rPr>
        <w:t>1147165</w:t>
      </w:r>
      <w:r>
        <w:t>)</w:t>
      </w:r>
    </w:p>
    <w:p w:rsidR="00C04CAC" w:rsidP="58BAA2F9" w:rsidRDefault="00D60ADC" w14:paraId="1E09D600" w14:textId="77777777">
      <w:pPr>
        <w:widowControl w:val="0"/>
        <w:spacing w:after="240" w:line="360" w:lineRule="auto"/>
        <w:jc w:val="both"/>
      </w:pPr>
      <w:r>
        <w:t>A single event can be mapped to multiple episodes. We suggest the following connections for episodes and events:</w:t>
      </w:r>
    </w:p>
    <w:p w:rsidR="00C04CAC" w:rsidP="58BAA2F9" w:rsidRDefault="00D60ADC" w14:paraId="51B2FD98" w14:textId="77777777">
      <w:pPr>
        <w:widowControl w:val="0"/>
        <w:numPr>
          <w:ilvl w:val="0"/>
          <w:numId w:val="5"/>
        </w:numPr>
        <w:spacing w:line="360" w:lineRule="auto"/>
        <w:jc w:val="both"/>
      </w:pPr>
      <w:r>
        <w:t>MM Disease Episode (</w:t>
      </w:r>
      <w:r w:rsidRPr="58BAA2F9">
        <w:rPr>
          <w:b/>
          <w:bCs/>
        </w:rPr>
        <w:t>32533</w:t>
      </w:r>
      <w:r>
        <w:t xml:space="preserve">) connects to </w:t>
      </w:r>
    </w:p>
    <w:p w:rsidR="00C04CAC" w:rsidP="58BAA2F9" w:rsidRDefault="00D60ADC" w14:paraId="2A753164" w14:textId="77777777">
      <w:pPr>
        <w:widowControl w:val="0"/>
        <w:numPr>
          <w:ilvl w:val="1"/>
          <w:numId w:val="5"/>
        </w:numPr>
        <w:spacing w:line="360" w:lineRule="auto"/>
        <w:jc w:val="both"/>
      </w:pPr>
      <w:r>
        <w:t>all measurements and observations at the time of diagnosis</w:t>
      </w:r>
      <w:r>
        <w:br/>
      </w:r>
    </w:p>
    <w:p w:rsidR="00C04CAC" w:rsidP="58BAA2F9" w:rsidRDefault="00D60ADC" w14:paraId="0E7165EC" w14:textId="1C59D71D">
      <w:pPr>
        <w:widowControl w:val="0"/>
        <w:numPr>
          <w:ilvl w:val="0"/>
          <w:numId w:val="5"/>
        </w:numPr>
        <w:spacing w:line="360" w:lineRule="auto"/>
        <w:jc w:val="both"/>
      </w:pPr>
      <w:r>
        <w:t xml:space="preserve">Cancer Treatment </w:t>
      </w:r>
      <w:r w:rsidR="480AA9A4">
        <w:t>/</w:t>
      </w:r>
      <w:r>
        <w:t xml:space="preserve"> </w:t>
      </w:r>
      <w:proofErr w:type="spellStart"/>
      <w:r>
        <w:t>L</w:t>
      </w:r>
      <w:r w:rsidR="5D1D892C">
        <w:t>oT</w:t>
      </w:r>
      <w:proofErr w:type="spellEnd"/>
      <w:r>
        <w:t xml:space="preserve"> Episode (</w:t>
      </w:r>
      <w:r w:rsidRPr="58BAA2F9">
        <w:rPr>
          <w:b/>
          <w:bCs/>
        </w:rPr>
        <w:t>32941</w:t>
      </w:r>
      <w:r>
        <w:t>) connects to</w:t>
      </w:r>
    </w:p>
    <w:p w:rsidR="00C04CAC" w:rsidP="58BAA2F9" w:rsidRDefault="00D60ADC" w14:paraId="6C4D4778" w14:textId="77777777">
      <w:pPr>
        <w:widowControl w:val="0"/>
        <w:numPr>
          <w:ilvl w:val="1"/>
          <w:numId w:val="5"/>
        </w:numPr>
        <w:spacing w:line="360" w:lineRule="auto"/>
        <w:jc w:val="both"/>
      </w:pPr>
      <w:r>
        <w:t xml:space="preserve">all measurements and observations at the start of the </w:t>
      </w:r>
      <w:proofErr w:type="spellStart"/>
      <w:r>
        <w:t>LoT</w:t>
      </w:r>
      <w:proofErr w:type="spellEnd"/>
    </w:p>
    <w:p w:rsidR="00C04CAC" w:rsidP="58BAA2F9" w:rsidRDefault="00D60ADC" w14:paraId="0ACCFCBE" w14:textId="77777777">
      <w:pPr>
        <w:widowControl w:val="0"/>
        <w:numPr>
          <w:ilvl w:val="1"/>
          <w:numId w:val="5"/>
        </w:numPr>
        <w:spacing w:line="360" w:lineRule="auto"/>
        <w:jc w:val="both"/>
      </w:pPr>
      <w:r>
        <w:t xml:space="preserve">all drugs for MM given during the complete </w:t>
      </w:r>
      <w:proofErr w:type="spellStart"/>
      <w:r>
        <w:t>LoT</w:t>
      </w:r>
      <w:proofErr w:type="spellEnd"/>
      <w:r>
        <w:t xml:space="preserve"> </w:t>
      </w:r>
    </w:p>
    <w:p w:rsidR="00C04CAC" w:rsidP="58BAA2F9" w:rsidRDefault="00D60ADC" w14:paraId="64250679" w14:textId="77777777">
      <w:pPr>
        <w:widowControl w:val="0"/>
        <w:numPr>
          <w:ilvl w:val="1"/>
          <w:numId w:val="5"/>
        </w:numPr>
        <w:spacing w:line="360" w:lineRule="auto"/>
        <w:jc w:val="both"/>
      </w:pPr>
      <w:r>
        <w:t xml:space="preserve">all procedures (SCT and CAR T) that occurred during the </w:t>
      </w:r>
      <w:proofErr w:type="spellStart"/>
      <w:r>
        <w:t>LoT</w:t>
      </w:r>
      <w:proofErr w:type="spellEnd"/>
      <w:r>
        <w:br/>
      </w:r>
    </w:p>
    <w:p w:rsidR="00C04CAC" w:rsidP="58BAA2F9" w:rsidRDefault="00D60ADC" w14:paraId="5BDE79CE" w14:textId="77777777">
      <w:pPr>
        <w:widowControl w:val="0"/>
        <w:numPr>
          <w:ilvl w:val="0"/>
          <w:numId w:val="5"/>
        </w:numPr>
        <w:spacing w:line="360" w:lineRule="auto"/>
        <w:jc w:val="both"/>
      </w:pPr>
      <w:r>
        <w:t>Cancer Surgery Episode (</w:t>
      </w:r>
      <w:r w:rsidRPr="58BAA2F9">
        <w:rPr>
          <w:b/>
          <w:bCs/>
        </w:rPr>
        <w:t>32939</w:t>
      </w:r>
      <w:r>
        <w:t>) connects to</w:t>
      </w:r>
    </w:p>
    <w:p w:rsidR="00C04CAC" w:rsidP="58BAA2F9" w:rsidRDefault="00D60ADC" w14:paraId="5684B693" w14:textId="77777777">
      <w:pPr>
        <w:widowControl w:val="0"/>
        <w:numPr>
          <w:ilvl w:val="1"/>
          <w:numId w:val="5"/>
        </w:numPr>
        <w:spacing w:line="360" w:lineRule="auto"/>
        <w:jc w:val="both"/>
        <w:rPr>
          <w:i/>
          <w:iCs/>
        </w:rPr>
      </w:pPr>
      <w:r>
        <w:t xml:space="preserve">the associated </w:t>
      </w:r>
      <w:proofErr w:type="spellStart"/>
      <w:r w:rsidRPr="58BAA2F9">
        <w:rPr>
          <w:i/>
          <w:iCs/>
        </w:rPr>
        <w:t>procedure_occurrence_id</w:t>
      </w:r>
      <w:proofErr w:type="spellEnd"/>
    </w:p>
    <w:p w:rsidR="00C04CAC" w:rsidP="58BAA2F9" w:rsidRDefault="00D60ADC" w14:paraId="1649428E" w14:textId="22AC6C60">
      <w:pPr>
        <w:widowControl w:val="0"/>
        <w:numPr>
          <w:ilvl w:val="1"/>
          <w:numId w:val="5"/>
        </w:numPr>
        <w:spacing w:line="360" w:lineRule="auto"/>
        <w:jc w:val="both"/>
      </w:pPr>
      <w:r>
        <w:t xml:space="preserve">all steps that are part of the respective procedure (e.g., </w:t>
      </w:r>
      <w:r w:rsidR="5BE4F77D">
        <w:t>high dose</w:t>
      </w:r>
      <w:r>
        <w:t xml:space="preserve"> melphalan before SCT or leukapheresis for CAR T)</w:t>
      </w:r>
    </w:p>
    <w:p w:rsidR="00C04CAC" w:rsidP="58BAA2F9" w:rsidRDefault="00D60ADC" w14:paraId="7712B64A" w14:textId="77777777">
      <w:pPr>
        <w:widowControl w:val="0"/>
        <w:numPr>
          <w:ilvl w:val="1"/>
          <w:numId w:val="5"/>
        </w:numPr>
        <w:spacing w:line="360" w:lineRule="auto"/>
        <w:jc w:val="both"/>
      </w:pPr>
      <w:r>
        <w:t>any observations and measurements directly related to the procedure (e.g., adverse events)</w:t>
      </w:r>
      <w:r>
        <w:br/>
      </w:r>
    </w:p>
    <w:p w:rsidR="00C04CAC" w:rsidP="58BAA2F9" w:rsidRDefault="00D60ADC" w14:paraId="40789050" w14:textId="77777777">
      <w:pPr>
        <w:widowControl w:val="0"/>
        <w:numPr>
          <w:ilvl w:val="0"/>
          <w:numId w:val="5"/>
        </w:numPr>
        <w:spacing w:line="360" w:lineRule="auto"/>
        <w:jc w:val="both"/>
      </w:pPr>
      <w:r>
        <w:t>Progression Episode (</w:t>
      </w:r>
      <w:r w:rsidRPr="58BAA2F9">
        <w:rPr>
          <w:b/>
          <w:bCs/>
        </w:rPr>
        <w:t>32949</w:t>
      </w:r>
      <w:r>
        <w:t>) connects to</w:t>
      </w:r>
    </w:p>
    <w:p w:rsidR="00C04CAC" w:rsidP="58BAA2F9" w:rsidRDefault="00D60ADC" w14:paraId="0FEAE722" w14:textId="77777777">
      <w:pPr>
        <w:widowControl w:val="0"/>
        <w:numPr>
          <w:ilvl w:val="1"/>
          <w:numId w:val="5"/>
        </w:numPr>
        <w:spacing w:line="360" w:lineRule="auto"/>
        <w:jc w:val="both"/>
      </w:pPr>
      <w:r>
        <w:t xml:space="preserve">the associated </w:t>
      </w:r>
      <w:proofErr w:type="spellStart"/>
      <w:r w:rsidRPr="58BAA2F9">
        <w:rPr>
          <w:i/>
          <w:iCs/>
        </w:rPr>
        <w:t>observation_id</w:t>
      </w:r>
      <w:proofErr w:type="spellEnd"/>
      <w:r w:rsidRPr="58BAA2F9">
        <w:rPr>
          <w:i/>
          <w:iCs/>
        </w:rPr>
        <w:t xml:space="preserve"> </w:t>
      </w:r>
      <w:r>
        <w:t>for disease progression</w:t>
      </w:r>
    </w:p>
    <w:p w:rsidR="00C04CAC" w:rsidP="58BAA2F9" w:rsidRDefault="00D60ADC" w14:paraId="0A57BFF0" w14:textId="77777777">
      <w:pPr>
        <w:widowControl w:val="0"/>
        <w:numPr>
          <w:ilvl w:val="1"/>
          <w:numId w:val="5"/>
        </w:numPr>
        <w:spacing w:line="360" w:lineRule="auto"/>
        <w:jc w:val="both"/>
      </w:pPr>
      <w:r>
        <w:t>all measurements that were used for determining disease progression</w:t>
      </w:r>
      <w:r>
        <w:br/>
      </w:r>
    </w:p>
    <w:p w:rsidR="00C04CAC" w:rsidP="58BAA2F9" w:rsidRDefault="00D60ADC" w14:paraId="6CD9FA57" w14:textId="77777777">
      <w:pPr>
        <w:widowControl w:val="0"/>
        <w:numPr>
          <w:ilvl w:val="0"/>
          <w:numId w:val="5"/>
        </w:numPr>
        <w:spacing w:line="360" w:lineRule="auto"/>
        <w:jc w:val="both"/>
      </w:pPr>
      <w:r>
        <w:t>Treatment Regimen Episode (</w:t>
      </w:r>
      <w:r w:rsidRPr="58BAA2F9">
        <w:rPr>
          <w:b/>
          <w:bCs/>
        </w:rPr>
        <w:t>32531</w:t>
      </w:r>
      <w:r>
        <w:t>) connects to</w:t>
      </w:r>
    </w:p>
    <w:p w:rsidR="00C04CAC" w:rsidP="58BAA2F9" w:rsidRDefault="00D60ADC" w14:paraId="049FD32A" w14:textId="6DF11A86">
      <w:pPr>
        <w:widowControl w:val="0"/>
        <w:numPr>
          <w:ilvl w:val="1"/>
          <w:numId w:val="5"/>
        </w:numPr>
        <w:spacing w:after="240" w:line="360" w:lineRule="auto"/>
        <w:jc w:val="both"/>
      </w:pPr>
      <w:r>
        <w:t xml:space="preserve">all individual drugs that are part of the regimen (e.g., bortezomib, lenalidomide and dexamethasone for </w:t>
      </w:r>
      <w:proofErr w:type="spellStart"/>
      <w:r>
        <w:t>VRd</w:t>
      </w:r>
      <w:proofErr w:type="spellEnd"/>
      <w:r>
        <w:t>)</w:t>
      </w:r>
    </w:p>
    <w:p w:rsidR="00C04CAC" w:rsidP="58BAA2F9" w:rsidRDefault="604EC3C7" w14:paraId="209A10F6" w14:textId="77777777">
      <w:pPr>
        <w:pStyle w:val="Heading2"/>
        <w:widowControl w:val="0"/>
        <w:spacing w:after="240" w:line="360" w:lineRule="auto"/>
        <w:rPr>
          <w:b/>
          <w:bCs/>
        </w:rPr>
      </w:pPr>
      <w:bookmarkStart w:name="_Toc788065385" w:id="20"/>
      <w:r w:rsidRPr="00A78828">
        <w:rPr>
          <w:b/>
          <w:bCs/>
        </w:rPr>
        <w:t>3.3 Example Patient Trajectory</w:t>
      </w:r>
      <w:bookmarkEnd w:id="20"/>
    </w:p>
    <w:p w:rsidR="00C04CAC" w:rsidP="00A78828" w:rsidRDefault="604EC3C7" w14:paraId="35921953" w14:textId="100BE1FD">
      <w:pPr>
        <w:widowControl w:val="0"/>
        <w:shd w:val="clear" w:color="auto" w:fill="FFFFFF" w:themeFill="background1"/>
        <w:spacing w:line="360" w:lineRule="auto"/>
        <w:jc w:val="both"/>
        <w:rPr>
          <w:sz w:val="20"/>
          <w:szCs w:val="20"/>
        </w:rPr>
      </w:pPr>
      <w:r>
        <w:t xml:space="preserve">In the following, we showcase the OMOP data for a single patient. For simplicity, we omit the </w:t>
      </w:r>
      <w:r w:rsidRPr="502796D2">
        <w:rPr>
          <w:i/>
          <w:iCs/>
        </w:rPr>
        <w:t>person_id</w:t>
      </w:r>
      <w:r>
        <w:t xml:space="preserve"> </w:t>
      </w:r>
      <w:r w:rsidR="0D5C1967">
        <w:t xml:space="preserve">, </w:t>
      </w:r>
      <w:r w:rsidRPr="502796D2" w:rsidR="0D5C1967">
        <w:rPr>
          <w:i/>
          <w:iCs/>
        </w:rPr>
        <w:t>episode_start_date</w:t>
      </w:r>
      <w:r w:rsidR="0D5C1967">
        <w:t xml:space="preserve"> and other </w:t>
      </w:r>
      <w:r>
        <w:t>field in the tables.</w:t>
      </w:r>
    </w:p>
    <w:p w:rsidR="00A78828" w:rsidP="00A78828" w:rsidRDefault="00A78828" w14:paraId="387343B1" w14:textId="59D87122">
      <w:pPr>
        <w:widowControl w:val="0"/>
        <w:shd w:val="clear" w:color="auto" w:fill="FFFFFF" w:themeFill="background1"/>
        <w:spacing w:line="360" w:lineRule="auto"/>
        <w:jc w:val="both"/>
      </w:pPr>
    </w:p>
    <w:p w:rsidR="00C04CAC" w:rsidRDefault="00D60ADC" w14:paraId="74869460" w14:textId="77777777">
      <w:pPr>
        <w:widowControl w:val="0"/>
        <w:shd w:val="clear" w:color="auto" w:fill="FFFFFF"/>
        <w:spacing w:line="360" w:lineRule="auto"/>
        <w:jc w:val="both"/>
        <w:rPr>
          <w:sz w:val="20"/>
          <w:szCs w:val="20"/>
        </w:rPr>
      </w:pPr>
      <w:r>
        <w:rPr>
          <w:noProof/>
          <w:sz w:val="20"/>
          <w:szCs w:val="20"/>
          <w:lang w:val="it-IT" w:eastAsia="it-IT"/>
        </w:rPr>
        <w:drawing>
          <wp:inline distT="114300" distB="114300" distL="114300" distR="114300" wp14:anchorId="4CC475D1" wp14:editId="07777777">
            <wp:extent cx="5850000" cy="1841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850000" cy="1841500"/>
                    </a:xfrm>
                    <a:prstGeom prst="rect">
                      <a:avLst/>
                    </a:prstGeom>
                    <a:ln/>
                  </pic:spPr>
                </pic:pic>
              </a:graphicData>
            </a:graphic>
          </wp:inline>
        </w:drawing>
      </w:r>
    </w:p>
    <w:p w:rsidR="00C04CAC" w:rsidRDefault="00C04CAC" w14:paraId="187F57B8" w14:textId="77777777">
      <w:pPr>
        <w:widowControl w:val="0"/>
        <w:shd w:val="clear" w:color="auto" w:fill="FFFFFF"/>
        <w:spacing w:line="360" w:lineRule="auto"/>
        <w:jc w:val="both"/>
        <w:rPr>
          <w:sz w:val="20"/>
          <w:szCs w:val="20"/>
        </w:rPr>
      </w:pPr>
    </w:p>
    <w:tbl>
      <w:tblPr>
        <w:tblStyle w:val="af"/>
        <w:tblW w:w="909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00"/>
        <w:gridCol w:w="1530"/>
        <w:gridCol w:w="1155"/>
        <w:gridCol w:w="1110"/>
        <w:gridCol w:w="1785"/>
        <w:gridCol w:w="2010"/>
      </w:tblGrid>
      <w:tr w:rsidR="00C04CAC" w:rsidTr="0B138CB7" w14:paraId="33B42D46" w14:textId="77777777">
        <w:tc>
          <w:tcPr>
            <w:tcW w:w="1500" w:type="dxa"/>
            <w:tcMar>
              <w:top w:w="100" w:type="dxa"/>
              <w:left w:w="100" w:type="dxa"/>
              <w:bottom w:w="100" w:type="dxa"/>
              <w:right w:w="100" w:type="dxa"/>
            </w:tcMar>
          </w:tcPr>
          <w:p w:rsidR="00C04CAC" w:rsidRDefault="00D60ADC" w14:paraId="1E8F4998" w14:textId="77777777">
            <w:pPr>
              <w:widowControl w:val="0"/>
              <w:pBdr>
                <w:top w:val="nil"/>
                <w:left w:val="nil"/>
                <w:bottom w:val="nil"/>
                <w:right w:val="nil"/>
                <w:between w:val="nil"/>
              </w:pBdr>
              <w:spacing w:line="240" w:lineRule="auto"/>
              <w:rPr>
                <w:b/>
                <w:bCs/>
                <w:sz w:val="20"/>
                <w:szCs w:val="20"/>
              </w:rPr>
            </w:pPr>
            <w:proofErr w:type="spellStart"/>
            <w:r>
              <w:rPr>
                <w:b/>
                <w:bCs/>
                <w:sz w:val="20"/>
                <w:szCs w:val="20"/>
              </w:rPr>
              <w:t>episode_id</w:t>
            </w:r>
            <w:proofErr w:type="spellEnd"/>
          </w:p>
        </w:tc>
        <w:tc>
          <w:tcPr>
            <w:tcW w:w="1530" w:type="dxa"/>
            <w:tcMar>
              <w:top w:w="100" w:type="dxa"/>
              <w:left w:w="100" w:type="dxa"/>
              <w:bottom w:w="100" w:type="dxa"/>
              <w:right w:w="100" w:type="dxa"/>
            </w:tcMar>
          </w:tcPr>
          <w:p w:rsidR="00C04CAC" w:rsidRDefault="00D60ADC" w14:paraId="77AA9FB8" w14:textId="77777777">
            <w:pPr>
              <w:widowControl w:val="0"/>
              <w:pBdr>
                <w:top w:val="nil"/>
                <w:left w:val="nil"/>
                <w:bottom w:val="nil"/>
                <w:right w:val="nil"/>
                <w:between w:val="nil"/>
              </w:pBdr>
              <w:spacing w:line="240" w:lineRule="auto"/>
              <w:rPr>
                <w:b/>
                <w:bCs/>
                <w:sz w:val="20"/>
                <w:szCs w:val="20"/>
              </w:rPr>
            </w:pPr>
            <w:r>
              <w:rPr>
                <w:b/>
                <w:bCs/>
                <w:sz w:val="20"/>
                <w:szCs w:val="20"/>
              </w:rPr>
              <w:t>episode_</w:t>
            </w:r>
            <w:r>
              <w:rPr>
                <w:b/>
                <w:bCs/>
                <w:sz w:val="20"/>
                <w:szCs w:val="20"/>
              </w:rPr>
              <w:br/>
            </w:r>
            <w:proofErr w:type="spellStart"/>
            <w:r>
              <w:rPr>
                <w:b/>
                <w:bCs/>
                <w:sz w:val="20"/>
                <w:szCs w:val="20"/>
              </w:rPr>
              <w:t>concept_id</w:t>
            </w:r>
            <w:proofErr w:type="spellEnd"/>
          </w:p>
        </w:tc>
        <w:tc>
          <w:tcPr>
            <w:tcW w:w="1155" w:type="dxa"/>
            <w:tcMar>
              <w:top w:w="100" w:type="dxa"/>
              <w:left w:w="100" w:type="dxa"/>
              <w:bottom w:w="100" w:type="dxa"/>
              <w:right w:w="100" w:type="dxa"/>
            </w:tcMar>
          </w:tcPr>
          <w:p w:rsidR="00C04CAC" w:rsidRDefault="00D60ADC" w14:paraId="01B46BE2" w14:textId="77777777">
            <w:pPr>
              <w:widowControl w:val="0"/>
              <w:pBdr>
                <w:top w:val="nil"/>
                <w:left w:val="nil"/>
                <w:bottom w:val="nil"/>
                <w:right w:val="nil"/>
                <w:between w:val="nil"/>
              </w:pBdr>
              <w:spacing w:line="240" w:lineRule="auto"/>
              <w:rPr>
                <w:b/>
                <w:bCs/>
                <w:sz w:val="20"/>
                <w:szCs w:val="20"/>
              </w:rPr>
            </w:pPr>
            <w:r>
              <w:rPr>
                <w:b/>
                <w:bCs/>
                <w:sz w:val="20"/>
                <w:szCs w:val="20"/>
              </w:rPr>
              <w:t>episode_</w:t>
            </w:r>
            <w:r>
              <w:rPr>
                <w:b/>
                <w:bCs/>
                <w:sz w:val="20"/>
                <w:szCs w:val="20"/>
              </w:rPr>
              <w:br/>
            </w:r>
            <w:r>
              <w:rPr>
                <w:b/>
                <w:bCs/>
                <w:sz w:val="20"/>
                <w:szCs w:val="20"/>
              </w:rPr>
              <w:t xml:space="preserve">number </w:t>
            </w:r>
          </w:p>
        </w:tc>
        <w:tc>
          <w:tcPr>
            <w:tcW w:w="1110" w:type="dxa"/>
            <w:tcMar>
              <w:top w:w="100" w:type="dxa"/>
              <w:left w:w="100" w:type="dxa"/>
              <w:bottom w:w="100" w:type="dxa"/>
              <w:right w:w="100" w:type="dxa"/>
            </w:tcMar>
          </w:tcPr>
          <w:p w:rsidR="00C04CAC" w:rsidRDefault="00D60ADC" w14:paraId="58041FC1" w14:textId="77777777">
            <w:pPr>
              <w:widowControl w:val="0"/>
              <w:pBdr>
                <w:top w:val="nil"/>
                <w:left w:val="nil"/>
                <w:bottom w:val="nil"/>
                <w:right w:val="nil"/>
                <w:between w:val="nil"/>
              </w:pBdr>
              <w:spacing w:line="240" w:lineRule="auto"/>
              <w:rPr>
                <w:b/>
                <w:bCs/>
                <w:sz w:val="20"/>
                <w:szCs w:val="20"/>
              </w:rPr>
            </w:pPr>
            <w:r>
              <w:rPr>
                <w:b/>
                <w:bCs/>
                <w:sz w:val="20"/>
                <w:szCs w:val="20"/>
              </w:rPr>
              <w:t>episode_</w:t>
            </w:r>
            <w:r>
              <w:rPr>
                <w:b/>
                <w:bCs/>
                <w:sz w:val="20"/>
                <w:szCs w:val="20"/>
              </w:rPr>
              <w:br/>
            </w:r>
            <w:proofErr w:type="spellStart"/>
            <w:r>
              <w:rPr>
                <w:b/>
                <w:bCs/>
                <w:sz w:val="20"/>
                <w:szCs w:val="20"/>
              </w:rPr>
              <w:t>parent_id</w:t>
            </w:r>
            <w:proofErr w:type="spellEnd"/>
          </w:p>
        </w:tc>
        <w:tc>
          <w:tcPr>
            <w:tcW w:w="1785" w:type="dxa"/>
            <w:tcMar>
              <w:top w:w="100" w:type="dxa"/>
              <w:left w:w="100" w:type="dxa"/>
              <w:bottom w:w="100" w:type="dxa"/>
              <w:right w:w="100" w:type="dxa"/>
            </w:tcMar>
          </w:tcPr>
          <w:p w:rsidR="00C04CAC" w:rsidRDefault="00D60ADC" w14:paraId="214B3D0C" w14:textId="77777777">
            <w:pPr>
              <w:widowControl w:val="0"/>
              <w:pBdr>
                <w:top w:val="nil"/>
                <w:left w:val="nil"/>
                <w:bottom w:val="nil"/>
                <w:right w:val="nil"/>
                <w:between w:val="nil"/>
              </w:pBdr>
              <w:spacing w:line="240" w:lineRule="auto"/>
              <w:rPr>
                <w:b/>
                <w:bCs/>
                <w:sz w:val="20"/>
                <w:szCs w:val="20"/>
              </w:rPr>
            </w:pPr>
            <w:proofErr w:type="spellStart"/>
            <w:r>
              <w:rPr>
                <w:b/>
                <w:bCs/>
                <w:sz w:val="20"/>
                <w:szCs w:val="20"/>
              </w:rPr>
              <w:t>episode_object</w:t>
            </w:r>
            <w:proofErr w:type="spellEnd"/>
            <w:r>
              <w:rPr>
                <w:b/>
                <w:bCs/>
                <w:sz w:val="20"/>
                <w:szCs w:val="20"/>
              </w:rPr>
              <w:t>_</w:t>
            </w:r>
            <w:r>
              <w:rPr>
                <w:b/>
                <w:bCs/>
                <w:sz w:val="20"/>
                <w:szCs w:val="20"/>
              </w:rPr>
              <w:br/>
            </w:r>
            <w:proofErr w:type="spellStart"/>
            <w:r>
              <w:rPr>
                <w:b/>
                <w:bCs/>
                <w:sz w:val="20"/>
                <w:szCs w:val="20"/>
              </w:rPr>
              <w:t>concept_id</w:t>
            </w:r>
            <w:proofErr w:type="spellEnd"/>
          </w:p>
        </w:tc>
        <w:tc>
          <w:tcPr>
            <w:tcW w:w="2010" w:type="dxa"/>
            <w:tcMar>
              <w:top w:w="100" w:type="dxa"/>
              <w:left w:w="100" w:type="dxa"/>
              <w:bottom w:w="100" w:type="dxa"/>
              <w:right w:w="100" w:type="dxa"/>
            </w:tcMar>
          </w:tcPr>
          <w:p w:rsidR="00C04CAC" w:rsidRDefault="00D60ADC" w14:paraId="202AA57E" w14:textId="77777777">
            <w:pPr>
              <w:widowControl w:val="0"/>
              <w:pBdr>
                <w:top w:val="nil"/>
                <w:left w:val="nil"/>
                <w:bottom w:val="nil"/>
                <w:right w:val="nil"/>
                <w:between w:val="nil"/>
              </w:pBdr>
              <w:spacing w:line="240" w:lineRule="auto"/>
              <w:rPr>
                <w:b/>
                <w:bCs/>
                <w:i/>
                <w:iCs/>
                <w:sz w:val="20"/>
                <w:szCs w:val="20"/>
              </w:rPr>
            </w:pPr>
            <w:r>
              <w:rPr>
                <w:b/>
                <w:bCs/>
                <w:i/>
                <w:iCs/>
                <w:sz w:val="20"/>
                <w:szCs w:val="20"/>
              </w:rPr>
              <w:t>Notes</w:t>
            </w:r>
          </w:p>
        </w:tc>
      </w:tr>
      <w:tr w:rsidR="00C04CAC" w:rsidTr="0B138CB7" w14:paraId="70663722" w14:textId="77777777">
        <w:tc>
          <w:tcPr>
            <w:tcW w:w="1500" w:type="dxa"/>
            <w:tcMar>
              <w:top w:w="100" w:type="dxa"/>
              <w:left w:w="100" w:type="dxa"/>
              <w:bottom w:w="100" w:type="dxa"/>
              <w:right w:w="100" w:type="dxa"/>
            </w:tcMar>
          </w:tcPr>
          <w:p w:rsidR="00C04CAC" w:rsidRDefault="00D60ADC" w14:paraId="1440B534" w14:textId="77777777">
            <w:pPr>
              <w:widowControl w:val="0"/>
              <w:pBdr>
                <w:top w:val="nil"/>
                <w:left w:val="nil"/>
                <w:bottom w:val="nil"/>
                <w:right w:val="nil"/>
                <w:between w:val="nil"/>
              </w:pBdr>
              <w:spacing w:line="240" w:lineRule="auto"/>
              <w:rPr>
                <w:sz w:val="20"/>
                <w:szCs w:val="20"/>
              </w:rPr>
            </w:pPr>
            <w:r>
              <w:rPr>
                <w:sz w:val="20"/>
                <w:szCs w:val="20"/>
              </w:rPr>
              <w:t>1001</w:t>
            </w:r>
          </w:p>
        </w:tc>
        <w:tc>
          <w:tcPr>
            <w:tcW w:w="1530" w:type="dxa"/>
            <w:tcMar>
              <w:top w:w="100" w:type="dxa"/>
              <w:left w:w="100" w:type="dxa"/>
              <w:bottom w:w="100" w:type="dxa"/>
              <w:right w:w="100" w:type="dxa"/>
            </w:tcMar>
          </w:tcPr>
          <w:p w:rsidR="00C04CAC" w:rsidRDefault="00D60ADC" w14:paraId="05037D75" w14:textId="77777777">
            <w:pPr>
              <w:widowControl w:val="0"/>
              <w:pBdr>
                <w:top w:val="nil"/>
                <w:left w:val="nil"/>
                <w:bottom w:val="nil"/>
                <w:right w:val="nil"/>
                <w:between w:val="nil"/>
              </w:pBdr>
              <w:spacing w:line="240" w:lineRule="auto"/>
              <w:rPr>
                <w:sz w:val="20"/>
                <w:szCs w:val="20"/>
              </w:rPr>
            </w:pPr>
            <w:r>
              <w:rPr>
                <w:sz w:val="20"/>
                <w:szCs w:val="20"/>
              </w:rPr>
              <w:t>32533</w:t>
            </w:r>
          </w:p>
        </w:tc>
        <w:tc>
          <w:tcPr>
            <w:tcW w:w="1155" w:type="dxa"/>
            <w:tcMar>
              <w:top w:w="100" w:type="dxa"/>
              <w:left w:w="100" w:type="dxa"/>
              <w:bottom w:w="100" w:type="dxa"/>
              <w:right w:w="100" w:type="dxa"/>
            </w:tcMar>
          </w:tcPr>
          <w:p w:rsidR="00C04CAC" w:rsidRDefault="00C04CAC" w14:paraId="54738AF4" w14:textId="77777777">
            <w:pPr>
              <w:widowControl w:val="0"/>
              <w:pBdr>
                <w:top w:val="nil"/>
                <w:left w:val="nil"/>
                <w:bottom w:val="nil"/>
                <w:right w:val="nil"/>
                <w:between w:val="nil"/>
              </w:pBdr>
              <w:spacing w:line="240" w:lineRule="auto"/>
              <w:rPr>
                <w:sz w:val="20"/>
                <w:szCs w:val="20"/>
              </w:rPr>
            </w:pPr>
          </w:p>
        </w:tc>
        <w:tc>
          <w:tcPr>
            <w:tcW w:w="1110" w:type="dxa"/>
            <w:tcMar>
              <w:top w:w="100" w:type="dxa"/>
              <w:left w:w="100" w:type="dxa"/>
              <w:bottom w:w="100" w:type="dxa"/>
              <w:right w:w="100" w:type="dxa"/>
            </w:tcMar>
          </w:tcPr>
          <w:p w:rsidR="00C04CAC" w:rsidRDefault="00C04CAC" w14:paraId="46ABBD8F" w14:textId="77777777">
            <w:pPr>
              <w:widowControl w:val="0"/>
              <w:pBdr>
                <w:top w:val="nil"/>
                <w:left w:val="nil"/>
                <w:bottom w:val="nil"/>
                <w:right w:val="nil"/>
                <w:between w:val="nil"/>
              </w:pBdr>
              <w:spacing w:line="240" w:lineRule="auto"/>
              <w:rPr>
                <w:sz w:val="20"/>
                <w:szCs w:val="20"/>
              </w:rPr>
            </w:pPr>
          </w:p>
        </w:tc>
        <w:tc>
          <w:tcPr>
            <w:tcW w:w="1785" w:type="dxa"/>
            <w:tcMar>
              <w:top w:w="100" w:type="dxa"/>
              <w:left w:w="100" w:type="dxa"/>
              <w:bottom w:w="100" w:type="dxa"/>
              <w:right w:w="100" w:type="dxa"/>
            </w:tcMar>
          </w:tcPr>
          <w:p w:rsidR="00C04CAC" w:rsidP="00A78828" w:rsidRDefault="5C142CB5" w14:paraId="74D55451" w14:textId="30A32CBC">
            <w:pPr>
              <w:widowControl w:val="0"/>
              <w:pBdr>
                <w:top w:val="nil"/>
                <w:left w:val="nil"/>
                <w:bottom w:val="nil"/>
                <w:right w:val="nil"/>
                <w:between w:val="nil"/>
              </w:pBdr>
              <w:spacing w:line="240" w:lineRule="auto"/>
            </w:pPr>
            <w:r w:rsidRPr="00A78828">
              <w:rPr>
                <w:sz w:val="20"/>
                <w:szCs w:val="20"/>
              </w:rPr>
              <w:t>437233</w:t>
            </w:r>
          </w:p>
        </w:tc>
        <w:tc>
          <w:tcPr>
            <w:tcW w:w="2010" w:type="dxa"/>
            <w:tcMar>
              <w:top w:w="100" w:type="dxa"/>
              <w:left w:w="100" w:type="dxa"/>
              <w:bottom w:w="100" w:type="dxa"/>
              <w:right w:w="100" w:type="dxa"/>
            </w:tcMar>
          </w:tcPr>
          <w:p w:rsidR="00C04CAC" w:rsidRDefault="00D60ADC" w14:paraId="008F4705" w14:textId="77777777">
            <w:pPr>
              <w:widowControl w:val="0"/>
              <w:pBdr>
                <w:top w:val="nil"/>
                <w:left w:val="nil"/>
                <w:bottom w:val="nil"/>
                <w:right w:val="nil"/>
                <w:between w:val="nil"/>
              </w:pBdr>
              <w:spacing w:line="240" w:lineRule="auto"/>
              <w:rPr>
                <w:sz w:val="20"/>
                <w:szCs w:val="20"/>
              </w:rPr>
            </w:pPr>
            <w:r>
              <w:rPr>
                <w:sz w:val="20"/>
                <w:szCs w:val="20"/>
              </w:rPr>
              <w:t>MM episode</w:t>
            </w:r>
          </w:p>
        </w:tc>
      </w:tr>
      <w:tr w:rsidR="00C04CAC" w:rsidTr="0B138CB7" w14:paraId="65E10D3E" w14:textId="77777777">
        <w:tc>
          <w:tcPr>
            <w:tcW w:w="1500" w:type="dxa"/>
            <w:tcMar>
              <w:top w:w="100" w:type="dxa"/>
              <w:left w:w="100" w:type="dxa"/>
              <w:bottom w:w="100" w:type="dxa"/>
              <w:right w:w="100" w:type="dxa"/>
            </w:tcMar>
          </w:tcPr>
          <w:p w:rsidR="00C04CAC" w:rsidRDefault="00D60ADC" w14:paraId="71C6F5A0" w14:textId="77777777">
            <w:pPr>
              <w:widowControl w:val="0"/>
              <w:pBdr>
                <w:top w:val="nil"/>
                <w:left w:val="nil"/>
                <w:bottom w:val="nil"/>
                <w:right w:val="nil"/>
                <w:between w:val="nil"/>
              </w:pBdr>
              <w:spacing w:line="240" w:lineRule="auto"/>
              <w:rPr>
                <w:sz w:val="20"/>
                <w:szCs w:val="20"/>
              </w:rPr>
            </w:pPr>
            <w:r>
              <w:rPr>
                <w:sz w:val="20"/>
                <w:szCs w:val="20"/>
              </w:rPr>
              <w:t>1002</w:t>
            </w:r>
          </w:p>
        </w:tc>
        <w:tc>
          <w:tcPr>
            <w:tcW w:w="1530" w:type="dxa"/>
            <w:tcMar>
              <w:top w:w="100" w:type="dxa"/>
              <w:left w:w="100" w:type="dxa"/>
              <w:bottom w:w="100" w:type="dxa"/>
              <w:right w:w="100" w:type="dxa"/>
            </w:tcMar>
          </w:tcPr>
          <w:p w:rsidR="00C04CAC" w:rsidRDefault="00D60ADC" w14:paraId="1862DCDC" w14:textId="77777777">
            <w:pPr>
              <w:widowControl w:val="0"/>
              <w:pBdr>
                <w:top w:val="nil"/>
                <w:left w:val="nil"/>
                <w:bottom w:val="nil"/>
                <w:right w:val="nil"/>
                <w:between w:val="nil"/>
              </w:pBdr>
              <w:spacing w:line="240" w:lineRule="auto"/>
              <w:rPr>
                <w:sz w:val="20"/>
                <w:szCs w:val="20"/>
              </w:rPr>
            </w:pPr>
            <w:r>
              <w:rPr>
                <w:sz w:val="20"/>
                <w:szCs w:val="20"/>
              </w:rPr>
              <w:t>32941</w:t>
            </w:r>
          </w:p>
        </w:tc>
        <w:tc>
          <w:tcPr>
            <w:tcW w:w="1155" w:type="dxa"/>
            <w:tcMar>
              <w:top w:w="100" w:type="dxa"/>
              <w:left w:w="100" w:type="dxa"/>
              <w:bottom w:w="100" w:type="dxa"/>
              <w:right w:w="100" w:type="dxa"/>
            </w:tcMar>
          </w:tcPr>
          <w:p w:rsidR="00C04CAC" w:rsidRDefault="00D60ADC" w14:paraId="649841BE" w14:textId="77777777">
            <w:pPr>
              <w:widowControl w:val="0"/>
              <w:pBdr>
                <w:top w:val="nil"/>
                <w:left w:val="nil"/>
                <w:bottom w:val="nil"/>
                <w:right w:val="nil"/>
                <w:between w:val="nil"/>
              </w:pBdr>
              <w:spacing w:line="240" w:lineRule="auto"/>
              <w:rPr>
                <w:sz w:val="20"/>
                <w:szCs w:val="20"/>
              </w:rPr>
            </w:pPr>
            <w:r>
              <w:rPr>
                <w:sz w:val="20"/>
                <w:szCs w:val="20"/>
              </w:rPr>
              <w:t>1</w:t>
            </w:r>
          </w:p>
        </w:tc>
        <w:tc>
          <w:tcPr>
            <w:tcW w:w="1110" w:type="dxa"/>
            <w:tcMar>
              <w:top w:w="100" w:type="dxa"/>
              <w:left w:w="100" w:type="dxa"/>
              <w:bottom w:w="100" w:type="dxa"/>
              <w:right w:w="100" w:type="dxa"/>
            </w:tcMar>
          </w:tcPr>
          <w:p w:rsidR="00C04CAC" w:rsidRDefault="00C04CAC" w14:paraId="06BBA33E" w14:textId="77777777">
            <w:pPr>
              <w:widowControl w:val="0"/>
              <w:pBdr>
                <w:top w:val="nil"/>
                <w:left w:val="nil"/>
                <w:bottom w:val="nil"/>
                <w:right w:val="nil"/>
                <w:between w:val="nil"/>
              </w:pBdr>
              <w:spacing w:line="240" w:lineRule="auto"/>
              <w:rPr>
                <w:sz w:val="20"/>
                <w:szCs w:val="20"/>
              </w:rPr>
            </w:pPr>
          </w:p>
        </w:tc>
        <w:tc>
          <w:tcPr>
            <w:tcW w:w="1785" w:type="dxa"/>
            <w:tcMar>
              <w:top w:w="100" w:type="dxa"/>
              <w:left w:w="100" w:type="dxa"/>
              <w:bottom w:w="100" w:type="dxa"/>
              <w:right w:w="100" w:type="dxa"/>
            </w:tcMar>
          </w:tcPr>
          <w:p w:rsidR="00C04CAC" w:rsidP="0B138CB7" w:rsidRDefault="3441B9E2" w14:paraId="2A595583" w14:textId="0DBA2942">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sz w:val="20"/>
                <w:szCs w:val="20"/>
              </w:rPr>
            </w:pPr>
            <w:r w:rsidRPr="0B138CB7" w:rsidR="3441B9E2">
              <w:rPr>
                <w:rFonts w:ascii="Calibri" w:hAnsi="Calibri" w:eastAsia="Calibri" w:cs="Calibri"/>
                <w:color w:val="333333"/>
                <w:sz w:val="19"/>
                <w:szCs w:val="19"/>
              </w:rPr>
              <w:t xml:space="preserve">Episode entries from the ‘Treatment Episode’ concept class should have an </w:t>
            </w:r>
            <w:r w:rsidRPr="0B138CB7" w:rsidR="3441B9E2">
              <w:rPr>
                <w:rFonts w:ascii="Calibri" w:hAnsi="Calibri" w:eastAsia="Calibri" w:cs="Calibri"/>
                <w:color w:val="333333"/>
                <w:sz w:val="19"/>
                <w:szCs w:val="19"/>
              </w:rPr>
              <w:t>episode_object_concept_id</w:t>
            </w:r>
            <w:r w:rsidRPr="0B138CB7" w:rsidR="3441B9E2">
              <w:rPr>
                <w:rFonts w:ascii="Calibri" w:hAnsi="Calibri" w:eastAsia="Calibri" w:cs="Calibri"/>
                <w:color w:val="333333"/>
                <w:sz w:val="19"/>
                <w:szCs w:val="19"/>
              </w:rPr>
              <w:t xml:space="preserve"> that </w:t>
            </w:r>
            <w:r w:rsidRPr="0B138CB7" w:rsidR="3441B9E2">
              <w:rPr>
                <w:rFonts w:ascii="Calibri" w:hAnsi="Calibri" w:eastAsia="Calibri" w:cs="Calibri"/>
                <w:color w:val="333333"/>
                <w:sz w:val="19"/>
                <w:szCs w:val="19"/>
              </w:rPr>
              <w:t>come</w:t>
            </w:r>
            <w:r w:rsidRPr="0B138CB7" w:rsidR="2223C2B1">
              <w:rPr>
                <w:rFonts w:ascii="Calibri" w:hAnsi="Calibri" w:eastAsia="Calibri" w:cs="Calibri"/>
                <w:color w:val="333333"/>
                <w:sz w:val="19"/>
                <w:szCs w:val="19"/>
              </w:rPr>
              <w:t>s</w:t>
            </w:r>
            <w:r w:rsidRPr="0B138CB7" w:rsidR="3441B9E2">
              <w:rPr>
                <w:rFonts w:ascii="Calibri" w:hAnsi="Calibri" w:eastAsia="Calibri" w:cs="Calibri"/>
                <w:color w:val="333333"/>
                <w:sz w:val="19"/>
                <w:szCs w:val="19"/>
              </w:rPr>
              <w:t xml:space="preserve"> from the ‘Procedure’ domain or ‘Regimen’ concept class.</w:t>
            </w:r>
          </w:p>
        </w:tc>
        <w:tc>
          <w:tcPr>
            <w:tcW w:w="2010" w:type="dxa"/>
            <w:tcMar>
              <w:top w:w="100" w:type="dxa"/>
              <w:left w:w="100" w:type="dxa"/>
              <w:bottom w:w="100" w:type="dxa"/>
              <w:right w:w="100" w:type="dxa"/>
            </w:tcMar>
          </w:tcPr>
          <w:p w:rsidR="00C04CAC" w:rsidP="58BAA2F9" w:rsidRDefault="00D60ADC" w14:paraId="224F08C4" w14:textId="1349E9A1">
            <w:pPr>
              <w:widowControl w:val="0"/>
              <w:pBdr>
                <w:top w:val="nil"/>
                <w:left w:val="nil"/>
                <w:bottom w:val="nil"/>
                <w:right w:val="nil"/>
                <w:between w:val="nil"/>
              </w:pBdr>
              <w:spacing w:line="240" w:lineRule="auto"/>
              <w:rPr>
                <w:sz w:val="20"/>
                <w:szCs w:val="20"/>
              </w:rPr>
            </w:pPr>
            <w:proofErr w:type="spellStart"/>
            <w:r w:rsidRPr="58BAA2F9">
              <w:rPr>
                <w:sz w:val="20"/>
                <w:szCs w:val="20"/>
              </w:rPr>
              <w:t>L</w:t>
            </w:r>
            <w:r w:rsidRPr="58BAA2F9" w:rsidR="1A86B05C">
              <w:rPr>
                <w:sz w:val="20"/>
                <w:szCs w:val="20"/>
              </w:rPr>
              <w:t>oT</w:t>
            </w:r>
            <w:proofErr w:type="spellEnd"/>
            <w:r w:rsidRPr="58BAA2F9">
              <w:rPr>
                <w:sz w:val="20"/>
                <w:szCs w:val="20"/>
              </w:rPr>
              <w:t xml:space="preserve"> I</w:t>
            </w:r>
          </w:p>
        </w:tc>
      </w:tr>
      <w:tr w:rsidR="00C04CAC" w:rsidTr="0B138CB7" w14:paraId="42FFE655" w14:textId="77777777">
        <w:tc>
          <w:tcPr>
            <w:tcW w:w="1500" w:type="dxa"/>
            <w:tcMar>
              <w:top w:w="100" w:type="dxa"/>
              <w:left w:w="100" w:type="dxa"/>
              <w:bottom w:w="100" w:type="dxa"/>
              <w:right w:w="100" w:type="dxa"/>
            </w:tcMar>
          </w:tcPr>
          <w:p w:rsidR="00C04CAC" w:rsidRDefault="00D60ADC" w14:paraId="53EAA9E4" w14:textId="77777777">
            <w:pPr>
              <w:widowControl w:val="0"/>
              <w:pBdr>
                <w:top w:val="nil"/>
                <w:left w:val="nil"/>
                <w:bottom w:val="nil"/>
                <w:right w:val="nil"/>
                <w:between w:val="nil"/>
              </w:pBdr>
              <w:spacing w:line="240" w:lineRule="auto"/>
              <w:rPr>
                <w:sz w:val="20"/>
                <w:szCs w:val="20"/>
              </w:rPr>
            </w:pPr>
            <w:r>
              <w:rPr>
                <w:sz w:val="20"/>
                <w:szCs w:val="20"/>
              </w:rPr>
              <w:t>1003</w:t>
            </w:r>
          </w:p>
        </w:tc>
        <w:tc>
          <w:tcPr>
            <w:tcW w:w="1530" w:type="dxa"/>
            <w:tcMar>
              <w:top w:w="100" w:type="dxa"/>
              <w:left w:w="100" w:type="dxa"/>
              <w:bottom w:w="100" w:type="dxa"/>
              <w:right w:w="100" w:type="dxa"/>
            </w:tcMar>
          </w:tcPr>
          <w:p w:rsidR="00C04CAC" w:rsidRDefault="00D60ADC" w14:paraId="4ADEAC33" w14:textId="77777777">
            <w:pPr>
              <w:widowControl w:val="0"/>
              <w:pBdr>
                <w:top w:val="nil"/>
                <w:left w:val="nil"/>
                <w:bottom w:val="nil"/>
                <w:right w:val="nil"/>
                <w:between w:val="nil"/>
              </w:pBdr>
              <w:spacing w:line="240" w:lineRule="auto"/>
              <w:rPr>
                <w:sz w:val="20"/>
                <w:szCs w:val="20"/>
              </w:rPr>
            </w:pPr>
            <w:r>
              <w:rPr>
                <w:sz w:val="20"/>
                <w:szCs w:val="20"/>
              </w:rPr>
              <w:t>32531</w:t>
            </w:r>
          </w:p>
        </w:tc>
        <w:tc>
          <w:tcPr>
            <w:tcW w:w="1155" w:type="dxa"/>
            <w:tcMar>
              <w:top w:w="100" w:type="dxa"/>
              <w:left w:w="100" w:type="dxa"/>
              <w:bottom w:w="100" w:type="dxa"/>
              <w:right w:w="100" w:type="dxa"/>
            </w:tcMar>
          </w:tcPr>
          <w:p w:rsidR="00C04CAC" w:rsidRDefault="00D60ADC" w14:paraId="56B20A0C" w14:textId="77777777">
            <w:pPr>
              <w:widowControl w:val="0"/>
              <w:pBdr>
                <w:top w:val="nil"/>
                <w:left w:val="nil"/>
                <w:bottom w:val="nil"/>
                <w:right w:val="nil"/>
                <w:between w:val="nil"/>
              </w:pBdr>
              <w:spacing w:line="240" w:lineRule="auto"/>
              <w:rPr>
                <w:sz w:val="20"/>
                <w:szCs w:val="20"/>
              </w:rPr>
            </w:pPr>
            <w:r>
              <w:rPr>
                <w:sz w:val="20"/>
                <w:szCs w:val="20"/>
              </w:rPr>
              <w:t>1</w:t>
            </w:r>
          </w:p>
        </w:tc>
        <w:tc>
          <w:tcPr>
            <w:tcW w:w="1110" w:type="dxa"/>
            <w:tcMar>
              <w:top w:w="100" w:type="dxa"/>
              <w:left w:w="100" w:type="dxa"/>
              <w:bottom w:w="100" w:type="dxa"/>
              <w:right w:w="100" w:type="dxa"/>
            </w:tcMar>
          </w:tcPr>
          <w:p w:rsidR="00C04CAC" w:rsidRDefault="00D60ADC" w14:paraId="508B03D2" w14:textId="77777777">
            <w:pPr>
              <w:widowControl w:val="0"/>
              <w:pBdr>
                <w:top w:val="nil"/>
                <w:left w:val="nil"/>
                <w:bottom w:val="nil"/>
                <w:right w:val="nil"/>
                <w:between w:val="nil"/>
              </w:pBdr>
              <w:spacing w:line="240" w:lineRule="auto"/>
              <w:rPr>
                <w:sz w:val="20"/>
                <w:szCs w:val="20"/>
              </w:rPr>
            </w:pPr>
            <w:r>
              <w:rPr>
                <w:sz w:val="20"/>
                <w:szCs w:val="20"/>
              </w:rPr>
              <w:t>1002</w:t>
            </w:r>
          </w:p>
        </w:tc>
        <w:tc>
          <w:tcPr>
            <w:tcW w:w="1785" w:type="dxa"/>
            <w:tcMar>
              <w:top w:w="100" w:type="dxa"/>
              <w:left w:w="100" w:type="dxa"/>
              <w:bottom w:w="100" w:type="dxa"/>
              <w:right w:w="100" w:type="dxa"/>
            </w:tcMar>
          </w:tcPr>
          <w:p w:rsidR="00C04CAC" w:rsidRDefault="00D60ADC" w14:paraId="62C975EE" w14:textId="77777777">
            <w:pPr>
              <w:widowControl w:val="0"/>
              <w:pBdr>
                <w:top w:val="nil"/>
                <w:left w:val="nil"/>
                <w:bottom w:val="nil"/>
                <w:right w:val="nil"/>
                <w:between w:val="nil"/>
              </w:pBdr>
              <w:spacing w:line="240" w:lineRule="auto"/>
              <w:rPr>
                <w:sz w:val="20"/>
                <w:szCs w:val="20"/>
              </w:rPr>
            </w:pPr>
            <w:r>
              <w:rPr>
                <w:sz w:val="20"/>
                <w:szCs w:val="20"/>
              </w:rPr>
              <w:t>35806260</w:t>
            </w:r>
          </w:p>
        </w:tc>
        <w:tc>
          <w:tcPr>
            <w:tcW w:w="2010" w:type="dxa"/>
            <w:tcMar>
              <w:top w:w="100" w:type="dxa"/>
              <w:left w:w="100" w:type="dxa"/>
              <w:bottom w:w="100" w:type="dxa"/>
              <w:right w:w="100" w:type="dxa"/>
            </w:tcMar>
          </w:tcPr>
          <w:p w:rsidR="00C04CAC" w:rsidRDefault="00D60ADC" w14:paraId="5FD10285" w14:textId="77777777">
            <w:pPr>
              <w:widowControl w:val="0"/>
              <w:pBdr>
                <w:top w:val="nil"/>
                <w:left w:val="nil"/>
                <w:bottom w:val="nil"/>
                <w:right w:val="nil"/>
                <w:between w:val="nil"/>
              </w:pBdr>
              <w:spacing w:line="240" w:lineRule="auto"/>
              <w:rPr>
                <w:sz w:val="20"/>
                <w:szCs w:val="20"/>
              </w:rPr>
            </w:pPr>
            <w:proofErr w:type="spellStart"/>
            <w:r>
              <w:rPr>
                <w:sz w:val="20"/>
                <w:szCs w:val="20"/>
              </w:rPr>
              <w:t>VRd</w:t>
            </w:r>
            <w:proofErr w:type="spellEnd"/>
            <w:r>
              <w:rPr>
                <w:sz w:val="20"/>
                <w:szCs w:val="20"/>
              </w:rPr>
              <w:t xml:space="preserve"> regimen</w:t>
            </w:r>
          </w:p>
        </w:tc>
      </w:tr>
      <w:tr w:rsidR="00C04CAC" w:rsidTr="0B138CB7" w14:paraId="1CBAA3F9" w14:textId="77777777">
        <w:tc>
          <w:tcPr>
            <w:tcW w:w="1500" w:type="dxa"/>
            <w:tcMar>
              <w:top w:w="100" w:type="dxa"/>
              <w:left w:w="100" w:type="dxa"/>
              <w:bottom w:w="100" w:type="dxa"/>
              <w:right w:w="100" w:type="dxa"/>
            </w:tcMar>
          </w:tcPr>
          <w:p w:rsidR="00C04CAC" w:rsidRDefault="00D60ADC" w14:paraId="3FB0C3BF" w14:textId="77777777">
            <w:pPr>
              <w:widowControl w:val="0"/>
              <w:spacing w:line="240" w:lineRule="auto"/>
              <w:rPr>
                <w:sz w:val="20"/>
                <w:szCs w:val="20"/>
              </w:rPr>
            </w:pPr>
            <w:r>
              <w:rPr>
                <w:sz w:val="20"/>
                <w:szCs w:val="20"/>
              </w:rPr>
              <w:t>1004</w:t>
            </w:r>
          </w:p>
        </w:tc>
        <w:tc>
          <w:tcPr>
            <w:tcW w:w="1530" w:type="dxa"/>
            <w:tcMar>
              <w:top w:w="100" w:type="dxa"/>
              <w:left w:w="100" w:type="dxa"/>
              <w:bottom w:w="100" w:type="dxa"/>
              <w:right w:w="100" w:type="dxa"/>
            </w:tcMar>
          </w:tcPr>
          <w:p w:rsidR="00C04CAC" w:rsidRDefault="00D60ADC" w14:paraId="20776338" w14:textId="77777777">
            <w:pPr>
              <w:widowControl w:val="0"/>
              <w:spacing w:line="240" w:lineRule="auto"/>
              <w:rPr>
                <w:sz w:val="20"/>
                <w:szCs w:val="20"/>
              </w:rPr>
            </w:pPr>
            <w:r>
              <w:rPr>
                <w:sz w:val="20"/>
                <w:szCs w:val="20"/>
              </w:rPr>
              <w:t>32939</w:t>
            </w:r>
          </w:p>
        </w:tc>
        <w:tc>
          <w:tcPr>
            <w:tcW w:w="1155" w:type="dxa"/>
            <w:tcMar>
              <w:top w:w="100" w:type="dxa"/>
              <w:left w:w="100" w:type="dxa"/>
              <w:bottom w:w="100" w:type="dxa"/>
              <w:right w:w="100" w:type="dxa"/>
            </w:tcMar>
          </w:tcPr>
          <w:p w:rsidR="00C04CAC" w:rsidRDefault="00D60ADC" w14:paraId="249FAAB8" w14:textId="77777777">
            <w:pPr>
              <w:widowControl w:val="0"/>
              <w:spacing w:line="240" w:lineRule="auto"/>
              <w:rPr>
                <w:sz w:val="20"/>
                <w:szCs w:val="20"/>
              </w:rPr>
            </w:pPr>
            <w:r>
              <w:rPr>
                <w:sz w:val="20"/>
                <w:szCs w:val="20"/>
              </w:rPr>
              <w:t>1</w:t>
            </w:r>
          </w:p>
        </w:tc>
        <w:tc>
          <w:tcPr>
            <w:tcW w:w="1110" w:type="dxa"/>
            <w:tcMar>
              <w:top w:w="100" w:type="dxa"/>
              <w:left w:w="100" w:type="dxa"/>
              <w:bottom w:w="100" w:type="dxa"/>
              <w:right w:w="100" w:type="dxa"/>
            </w:tcMar>
          </w:tcPr>
          <w:p w:rsidR="00C04CAC" w:rsidRDefault="00D60ADC" w14:paraId="30BACD15" w14:textId="77777777">
            <w:pPr>
              <w:widowControl w:val="0"/>
              <w:spacing w:line="240" w:lineRule="auto"/>
              <w:rPr>
                <w:sz w:val="20"/>
                <w:szCs w:val="20"/>
              </w:rPr>
            </w:pPr>
            <w:r>
              <w:rPr>
                <w:sz w:val="20"/>
                <w:szCs w:val="20"/>
              </w:rPr>
              <w:t>1002</w:t>
            </w:r>
          </w:p>
        </w:tc>
        <w:tc>
          <w:tcPr>
            <w:tcW w:w="1785" w:type="dxa"/>
            <w:tcMar>
              <w:top w:w="100" w:type="dxa"/>
              <w:left w:w="100" w:type="dxa"/>
              <w:bottom w:w="100" w:type="dxa"/>
              <w:right w:w="100" w:type="dxa"/>
            </w:tcMar>
          </w:tcPr>
          <w:p w:rsidR="00C04CAC" w:rsidRDefault="00D60ADC" w14:paraId="0B39DD18" w14:textId="77777777">
            <w:pPr>
              <w:widowControl w:val="0"/>
              <w:spacing w:line="240" w:lineRule="auto"/>
              <w:rPr>
                <w:sz w:val="20"/>
                <w:szCs w:val="20"/>
              </w:rPr>
            </w:pPr>
            <w:r>
              <w:rPr>
                <w:sz w:val="20"/>
                <w:szCs w:val="20"/>
              </w:rPr>
              <w:t>4144157</w:t>
            </w:r>
          </w:p>
        </w:tc>
        <w:tc>
          <w:tcPr>
            <w:tcW w:w="2010" w:type="dxa"/>
            <w:tcMar>
              <w:top w:w="100" w:type="dxa"/>
              <w:left w:w="100" w:type="dxa"/>
              <w:bottom w:w="100" w:type="dxa"/>
              <w:right w:w="100" w:type="dxa"/>
            </w:tcMar>
          </w:tcPr>
          <w:p w:rsidR="00C04CAC" w:rsidRDefault="00D60ADC" w14:paraId="4707D765" w14:textId="77777777">
            <w:pPr>
              <w:widowControl w:val="0"/>
              <w:spacing w:line="240" w:lineRule="auto"/>
              <w:rPr>
                <w:sz w:val="20"/>
                <w:szCs w:val="20"/>
              </w:rPr>
            </w:pPr>
            <w:proofErr w:type="spellStart"/>
            <w:r>
              <w:rPr>
                <w:sz w:val="20"/>
                <w:szCs w:val="20"/>
              </w:rPr>
              <w:t>autoSCT</w:t>
            </w:r>
            <w:proofErr w:type="spellEnd"/>
          </w:p>
        </w:tc>
      </w:tr>
      <w:tr w:rsidR="00C04CAC" w:rsidTr="0B138CB7" w14:paraId="340B23A8" w14:textId="77777777">
        <w:tc>
          <w:tcPr>
            <w:tcW w:w="1500" w:type="dxa"/>
            <w:tcMar>
              <w:top w:w="100" w:type="dxa"/>
              <w:left w:w="100" w:type="dxa"/>
              <w:bottom w:w="100" w:type="dxa"/>
              <w:right w:w="100" w:type="dxa"/>
            </w:tcMar>
          </w:tcPr>
          <w:p w:rsidR="00C04CAC" w:rsidRDefault="00D60ADC" w14:paraId="731BAED1" w14:textId="77777777">
            <w:pPr>
              <w:widowControl w:val="0"/>
              <w:pBdr>
                <w:top w:val="nil"/>
                <w:left w:val="nil"/>
                <w:bottom w:val="nil"/>
                <w:right w:val="nil"/>
                <w:between w:val="nil"/>
              </w:pBdr>
              <w:spacing w:line="240" w:lineRule="auto"/>
              <w:rPr>
                <w:sz w:val="20"/>
                <w:szCs w:val="20"/>
              </w:rPr>
            </w:pPr>
            <w:r>
              <w:rPr>
                <w:sz w:val="20"/>
                <w:szCs w:val="20"/>
              </w:rPr>
              <w:t>1005</w:t>
            </w:r>
          </w:p>
        </w:tc>
        <w:tc>
          <w:tcPr>
            <w:tcW w:w="1530" w:type="dxa"/>
            <w:tcMar>
              <w:top w:w="100" w:type="dxa"/>
              <w:left w:w="100" w:type="dxa"/>
              <w:bottom w:w="100" w:type="dxa"/>
              <w:right w:w="100" w:type="dxa"/>
            </w:tcMar>
          </w:tcPr>
          <w:p w:rsidR="00C04CAC" w:rsidRDefault="00D60ADC" w14:paraId="0D245476" w14:textId="77777777">
            <w:pPr>
              <w:widowControl w:val="0"/>
              <w:pBdr>
                <w:top w:val="nil"/>
                <w:left w:val="nil"/>
                <w:bottom w:val="nil"/>
                <w:right w:val="nil"/>
                <w:between w:val="nil"/>
              </w:pBdr>
              <w:spacing w:line="240" w:lineRule="auto"/>
              <w:rPr>
                <w:sz w:val="20"/>
                <w:szCs w:val="20"/>
              </w:rPr>
            </w:pPr>
            <w:r>
              <w:rPr>
                <w:sz w:val="20"/>
                <w:szCs w:val="20"/>
              </w:rPr>
              <w:t>32531</w:t>
            </w:r>
          </w:p>
        </w:tc>
        <w:tc>
          <w:tcPr>
            <w:tcW w:w="1155" w:type="dxa"/>
            <w:tcMar>
              <w:top w:w="100" w:type="dxa"/>
              <w:left w:w="100" w:type="dxa"/>
              <w:bottom w:w="100" w:type="dxa"/>
              <w:right w:w="100" w:type="dxa"/>
            </w:tcMar>
          </w:tcPr>
          <w:p w:rsidR="00C04CAC" w:rsidRDefault="00D60ADC" w14:paraId="19F14E3C" w14:textId="77777777">
            <w:pPr>
              <w:widowControl w:val="0"/>
              <w:pBdr>
                <w:top w:val="nil"/>
                <w:left w:val="nil"/>
                <w:bottom w:val="nil"/>
                <w:right w:val="nil"/>
                <w:between w:val="nil"/>
              </w:pBdr>
              <w:spacing w:line="240" w:lineRule="auto"/>
              <w:rPr>
                <w:sz w:val="20"/>
                <w:szCs w:val="20"/>
              </w:rPr>
            </w:pPr>
            <w:r>
              <w:rPr>
                <w:sz w:val="20"/>
                <w:szCs w:val="20"/>
              </w:rPr>
              <w:t>1</w:t>
            </w:r>
          </w:p>
        </w:tc>
        <w:tc>
          <w:tcPr>
            <w:tcW w:w="1110" w:type="dxa"/>
            <w:tcMar>
              <w:top w:w="100" w:type="dxa"/>
              <w:left w:w="100" w:type="dxa"/>
              <w:bottom w:w="100" w:type="dxa"/>
              <w:right w:w="100" w:type="dxa"/>
            </w:tcMar>
          </w:tcPr>
          <w:p w:rsidR="00C04CAC" w:rsidRDefault="00D60ADC" w14:paraId="407830D9" w14:textId="77777777">
            <w:pPr>
              <w:widowControl w:val="0"/>
              <w:pBdr>
                <w:top w:val="nil"/>
                <w:left w:val="nil"/>
                <w:bottom w:val="nil"/>
                <w:right w:val="nil"/>
                <w:between w:val="nil"/>
              </w:pBdr>
              <w:spacing w:line="240" w:lineRule="auto"/>
              <w:rPr>
                <w:sz w:val="20"/>
                <w:szCs w:val="20"/>
              </w:rPr>
            </w:pPr>
            <w:r>
              <w:rPr>
                <w:sz w:val="20"/>
                <w:szCs w:val="20"/>
              </w:rPr>
              <w:t>1002</w:t>
            </w:r>
          </w:p>
        </w:tc>
        <w:tc>
          <w:tcPr>
            <w:tcW w:w="1785" w:type="dxa"/>
            <w:tcMar>
              <w:top w:w="100" w:type="dxa"/>
              <w:left w:w="100" w:type="dxa"/>
              <w:bottom w:w="100" w:type="dxa"/>
              <w:right w:w="100" w:type="dxa"/>
            </w:tcMar>
          </w:tcPr>
          <w:p w:rsidR="00C04CAC" w:rsidRDefault="00D60ADC" w14:paraId="7FB4B75E" w14:textId="77777777">
            <w:pPr>
              <w:widowControl w:val="0"/>
              <w:pBdr>
                <w:top w:val="nil"/>
                <w:left w:val="nil"/>
                <w:bottom w:val="nil"/>
                <w:right w:val="nil"/>
                <w:between w:val="nil"/>
              </w:pBdr>
              <w:spacing w:line="240" w:lineRule="auto"/>
              <w:rPr>
                <w:sz w:val="20"/>
                <w:szCs w:val="20"/>
              </w:rPr>
            </w:pPr>
            <w:r>
              <w:rPr>
                <w:sz w:val="20"/>
                <w:szCs w:val="20"/>
              </w:rPr>
              <w:t>35803596</w:t>
            </w:r>
          </w:p>
        </w:tc>
        <w:tc>
          <w:tcPr>
            <w:tcW w:w="2010" w:type="dxa"/>
            <w:tcMar>
              <w:top w:w="100" w:type="dxa"/>
              <w:left w:w="100" w:type="dxa"/>
              <w:bottom w:w="100" w:type="dxa"/>
              <w:right w:w="100" w:type="dxa"/>
            </w:tcMar>
          </w:tcPr>
          <w:p w:rsidR="00C04CAC" w:rsidRDefault="00D60ADC" w14:paraId="2A2ABCD0" w14:textId="77777777">
            <w:pPr>
              <w:widowControl w:val="0"/>
              <w:pBdr>
                <w:top w:val="nil"/>
                <w:left w:val="nil"/>
                <w:bottom w:val="nil"/>
                <w:right w:val="nil"/>
                <w:between w:val="nil"/>
              </w:pBdr>
              <w:spacing w:line="240" w:lineRule="auto"/>
              <w:rPr>
                <w:sz w:val="20"/>
                <w:szCs w:val="20"/>
              </w:rPr>
            </w:pPr>
            <w:r>
              <w:rPr>
                <w:sz w:val="20"/>
                <w:szCs w:val="20"/>
              </w:rPr>
              <w:t>Len maintenance</w:t>
            </w:r>
          </w:p>
        </w:tc>
      </w:tr>
      <w:tr w:rsidR="00C04CAC" w:rsidTr="0B138CB7" w14:paraId="0E5817E7" w14:textId="77777777">
        <w:tc>
          <w:tcPr>
            <w:tcW w:w="1500" w:type="dxa"/>
            <w:tcMar>
              <w:top w:w="100" w:type="dxa"/>
              <w:left w:w="100" w:type="dxa"/>
              <w:bottom w:w="100" w:type="dxa"/>
              <w:right w:w="100" w:type="dxa"/>
            </w:tcMar>
          </w:tcPr>
          <w:p w:rsidR="00C04CAC" w:rsidRDefault="00D60ADC" w14:paraId="65687CF2" w14:textId="77777777">
            <w:pPr>
              <w:widowControl w:val="0"/>
              <w:pBdr>
                <w:top w:val="nil"/>
                <w:left w:val="nil"/>
                <w:bottom w:val="nil"/>
                <w:right w:val="nil"/>
                <w:between w:val="nil"/>
              </w:pBdr>
              <w:spacing w:line="240" w:lineRule="auto"/>
              <w:rPr>
                <w:sz w:val="20"/>
                <w:szCs w:val="20"/>
              </w:rPr>
            </w:pPr>
            <w:r>
              <w:rPr>
                <w:sz w:val="20"/>
                <w:szCs w:val="20"/>
              </w:rPr>
              <w:t>1006</w:t>
            </w:r>
          </w:p>
        </w:tc>
        <w:tc>
          <w:tcPr>
            <w:tcW w:w="1530" w:type="dxa"/>
            <w:tcMar>
              <w:top w:w="100" w:type="dxa"/>
              <w:left w:w="100" w:type="dxa"/>
              <w:bottom w:w="100" w:type="dxa"/>
              <w:right w:w="100" w:type="dxa"/>
            </w:tcMar>
          </w:tcPr>
          <w:p w:rsidR="00C04CAC" w:rsidRDefault="00D60ADC" w14:paraId="7072000B" w14:textId="77777777">
            <w:pPr>
              <w:widowControl w:val="0"/>
              <w:pBdr>
                <w:top w:val="nil"/>
                <w:left w:val="nil"/>
                <w:bottom w:val="nil"/>
                <w:right w:val="nil"/>
                <w:between w:val="nil"/>
              </w:pBdr>
              <w:spacing w:line="240" w:lineRule="auto"/>
              <w:rPr>
                <w:sz w:val="20"/>
                <w:szCs w:val="20"/>
              </w:rPr>
            </w:pPr>
            <w:r>
              <w:rPr>
                <w:sz w:val="20"/>
                <w:szCs w:val="20"/>
              </w:rPr>
              <w:t>32941</w:t>
            </w:r>
          </w:p>
        </w:tc>
        <w:tc>
          <w:tcPr>
            <w:tcW w:w="1155" w:type="dxa"/>
            <w:tcMar>
              <w:top w:w="100" w:type="dxa"/>
              <w:left w:w="100" w:type="dxa"/>
              <w:bottom w:w="100" w:type="dxa"/>
              <w:right w:w="100" w:type="dxa"/>
            </w:tcMar>
          </w:tcPr>
          <w:p w:rsidR="00C04CAC" w:rsidRDefault="00D60ADC" w14:paraId="18F999B5" w14:textId="77777777">
            <w:pPr>
              <w:widowControl w:val="0"/>
              <w:pBdr>
                <w:top w:val="nil"/>
                <w:left w:val="nil"/>
                <w:bottom w:val="nil"/>
                <w:right w:val="nil"/>
                <w:between w:val="nil"/>
              </w:pBdr>
              <w:spacing w:line="240" w:lineRule="auto"/>
              <w:rPr>
                <w:sz w:val="20"/>
                <w:szCs w:val="20"/>
              </w:rPr>
            </w:pPr>
            <w:r>
              <w:rPr>
                <w:sz w:val="20"/>
                <w:szCs w:val="20"/>
              </w:rPr>
              <w:t>2</w:t>
            </w:r>
          </w:p>
        </w:tc>
        <w:tc>
          <w:tcPr>
            <w:tcW w:w="1110" w:type="dxa"/>
            <w:tcMar>
              <w:top w:w="100" w:type="dxa"/>
              <w:left w:w="100" w:type="dxa"/>
              <w:bottom w:w="100" w:type="dxa"/>
              <w:right w:w="100" w:type="dxa"/>
            </w:tcMar>
          </w:tcPr>
          <w:p w:rsidR="00C04CAC" w:rsidRDefault="00C04CAC" w14:paraId="464FCBC1" w14:textId="77777777">
            <w:pPr>
              <w:widowControl w:val="0"/>
              <w:pBdr>
                <w:top w:val="nil"/>
                <w:left w:val="nil"/>
                <w:bottom w:val="nil"/>
                <w:right w:val="nil"/>
                <w:between w:val="nil"/>
              </w:pBdr>
              <w:spacing w:line="240" w:lineRule="auto"/>
              <w:rPr>
                <w:sz w:val="20"/>
                <w:szCs w:val="20"/>
              </w:rPr>
            </w:pPr>
          </w:p>
        </w:tc>
        <w:tc>
          <w:tcPr>
            <w:tcW w:w="1785" w:type="dxa"/>
            <w:tcMar>
              <w:top w:w="100" w:type="dxa"/>
              <w:left w:w="100" w:type="dxa"/>
              <w:bottom w:w="100" w:type="dxa"/>
              <w:right w:w="100" w:type="dxa"/>
            </w:tcMar>
          </w:tcPr>
          <w:p w:rsidR="00C04CAC" w:rsidRDefault="00C04CAC" w14:paraId="6A7C6D02" w14:textId="3D9D3A40">
            <w:pPr>
              <w:widowControl w:val="0"/>
              <w:spacing w:line="240" w:lineRule="auto"/>
              <w:rPr>
                <w:sz w:val="20"/>
                <w:szCs w:val="20"/>
              </w:rPr>
            </w:pPr>
          </w:p>
        </w:tc>
        <w:tc>
          <w:tcPr>
            <w:tcW w:w="2010" w:type="dxa"/>
            <w:tcMar>
              <w:top w:w="100" w:type="dxa"/>
              <w:left w:w="100" w:type="dxa"/>
              <w:bottom w:w="100" w:type="dxa"/>
              <w:right w:w="100" w:type="dxa"/>
            </w:tcMar>
          </w:tcPr>
          <w:p w:rsidR="00C04CAC" w:rsidP="58BAA2F9" w:rsidRDefault="1D7AECF2" w14:paraId="5871F96E" w14:textId="47023787">
            <w:pPr>
              <w:widowControl w:val="0"/>
              <w:pBdr>
                <w:top w:val="nil"/>
                <w:left w:val="nil"/>
                <w:bottom w:val="nil"/>
                <w:right w:val="nil"/>
                <w:between w:val="nil"/>
              </w:pBdr>
              <w:spacing w:line="240" w:lineRule="auto"/>
              <w:rPr>
                <w:sz w:val="20"/>
                <w:szCs w:val="20"/>
              </w:rPr>
            </w:pPr>
            <w:proofErr w:type="spellStart"/>
            <w:r w:rsidRPr="58BAA2F9">
              <w:rPr>
                <w:sz w:val="20"/>
                <w:szCs w:val="20"/>
              </w:rPr>
              <w:t>LoT</w:t>
            </w:r>
            <w:proofErr w:type="spellEnd"/>
            <w:r w:rsidRPr="58BAA2F9" w:rsidR="00D60ADC">
              <w:rPr>
                <w:sz w:val="20"/>
                <w:szCs w:val="20"/>
              </w:rPr>
              <w:t xml:space="preserve"> II</w:t>
            </w:r>
          </w:p>
        </w:tc>
      </w:tr>
      <w:tr w:rsidR="00C04CAC" w:rsidTr="0B138CB7" w14:paraId="1422360F" w14:textId="77777777">
        <w:tc>
          <w:tcPr>
            <w:tcW w:w="1500" w:type="dxa"/>
            <w:tcMar>
              <w:top w:w="100" w:type="dxa"/>
              <w:left w:w="100" w:type="dxa"/>
              <w:bottom w:w="100" w:type="dxa"/>
              <w:right w:w="100" w:type="dxa"/>
            </w:tcMar>
          </w:tcPr>
          <w:p w:rsidR="00C04CAC" w:rsidRDefault="00D60ADC" w14:paraId="103D9FF8" w14:textId="77777777">
            <w:pPr>
              <w:widowControl w:val="0"/>
              <w:pBdr>
                <w:top w:val="nil"/>
                <w:left w:val="nil"/>
                <w:bottom w:val="nil"/>
                <w:right w:val="nil"/>
                <w:between w:val="nil"/>
              </w:pBdr>
              <w:spacing w:line="240" w:lineRule="auto"/>
              <w:rPr>
                <w:sz w:val="20"/>
                <w:szCs w:val="20"/>
              </w:rPr>
            </w:pPr>
            <w:r>
              <w:rPr>
                <w:sz w:val="20"/>
                <w:szCs w:val="20"/>
              </w:rPr>
              <w:t>1007</w:t>
            </w:r>
          </w:p>
        </w:tc>
        <w:tc>
          <w:tcPr>
            <w:tcW w:w="1530" w:type="dxa"/>
            <w:tcMar>
              <w:top w:w="100" w:type="dxa"/>
              <w:left w:w="100" w:type="dxa"/>
              <w:bottom w:w="100" w:type="dxa"/>
              <w:right w:w="100" w:type="dxa"/>
            </w:tcMar>
          </w:tcPr>
          <w:p w:rsidR="00C04CAC" w:rsidRDefault="00D60ADC" w14:paraId="7DA57823" w14:textId="77777777">
            <w:pPr>
              <w:widowControl w:val="0"/>
              <w:spacing w:line="240" w:lineRule="auto"/>
              <w:rPr>
                <w:sz w:val="20"/>
                <w:szCs w:val="20"/>
              </w:rPr>
            </w:pPr>
            <w:r>
              <w:rPr>
                <w:sz w:val="20"/>
                <w:szCs w:val="20"/>
              </w:rPr>
              <w:t>32531</w:t>
            </w:r>
          </w:p>
        </w:tc>
        <w:tc>
          <w:tcPr>
            <w:tcW w:w="1155" w:type="dxa"/>
            <w:tcMar>
              <w:top w:w="100" w:type="dxa"/>
              <w:left w:w="100" w:type="dxa"/>
              <w:bottom w:w="100" w:type="dxa"/>
              <w:right w:w="100" w:type="dxa"/>
            </w:tcMar>
          </w:tcPr>
          <w:p w:rsidR="00C04CAC" w:rsidRDefault="00D60ADC" w14:paraId="7144751B" w14:textId="77777777">
            <w:pPr>
              <w:widowControl w:val="0"/>
              <w:pBdr>
                <w:top w:val="nil"/>
                <w:left w:val="nil"/>
                <w:bottom w:val="nil"/>
                <w:right w:val="nil"/>
                <w:between w:val="nil"/>
              </w:pBdr>
              <w:spacing w:line="240" w:lineRule="auto"/>
              <w:rPr>
                <w:sz w:val="20"/>
                <w:szCs w:val="20"/>
              </w:rPr>
            </w:pPr>
            <w:r>
              <w:rPr>
                <w:sz w:val="20"/>
                <w:szCs w:val="20"/>
              </w:rPr>
              <w:t>2</w:t>
            </w:r>
          </w:p>
        </w:tc>
        <w:tc>
          <w:tcPr>
            <w:tcW w:w="1110" w:type="dxa"/>
            <w:tcMar>
              <w:top w:w="100" w:type="dxa"/>
              <w:left w:w="100" w:type="dxa"/>
              <w:bottom w:w="100" w:type="dxa"/>
              <w:right w:w="100" w:type="dxa"/>
            </w:tcMar>
          </w:tcPr>
          <w:p w:rsidR="00C04CAC" w:rsidRDefault="00D60ADC" w14:paraId="474F1185" w14:textId="77777777">
            <w:pPr>
              <w:widowControl w:val="0"/>
              <w:pBdr>
                <w:top w:val="nil"/>
                <w:left w:val="nil"/>
                <w:bottom w:val="nil"/>
                <w:right w:val="nil"/>
                <w:between w:val="nil"/>
              </w:pBdr>
              <w:spacing w:line="240" w:lineRule="auto"/>
              <w:rPr>
                <w:sz w:val="20"/>
                <w:szCs w:val="20"/>
              </w:rPr>
            </w:pPr>
            <w:r>
              <w:rPr>
                <w:sz w:val="20"/>
                <w:szCs w:val="20"/>
              </w:rPr>
              <w:t>1006</w:t>
            </w:r>
          </w:p>
        </w:tc>
        <w:tc>
          <w:tcPr>
            <w:tcW w:w="1785" w:type="dxa"/>
            <w:tcMar>
              <w:top w:w="100" w:type="dxa"/>
              <w:left w:w="100" w:type="dxa"/>
              <w:bottom w:w="100" w:type="dxa"/>
              <w:right w:w="100" w:type="dxa"/>
            </w:tcMar>
          </w:tcPr>
          <w:p w:rsidR="00C04CAC" w:rsidRDefault="00D60ADC" w14:paraId="3404F094" w14:textId="77777777">
            <w:pPr>
              <w:widowControl w:val="0"/>
              <w:pBdr>
                <w:top w:val="nil"/>
                <w:left w:val="nil"/>
                <w:bottom w:val="nil"/>
                <w:right w:val="nil"/>
                <w:between w:val="nil"/>
              </w:pBdr>
              <w:spacing w:line="240" w:lineRule="auto"/>
              <w:rPr>
                <w:sz w:val="20"/>
                <w:szCs w:val="20"/>
              </w:rPr>
            </w:pPr>
            <w:r>
              <w:rPr>
                <w:sz w:val="20"/>
                <w:szCs w:val="20"/>
              </w:rPr>
              <w:t>35806312</w:t>
            </w:r>
          </w:p>
        </w:tc>
        <w:tc>
          <w:tcPr>
            <w:tcW w:w="2010" w:type="dxa"/>
            <w:tcMar>
              <w:top w:w="100" w:type="dxa"/>
              <w:left w:w="100" w:type="dxa"/>
              <w:bottom w:w="100" w:type="dxa"/>
              <w:right w:w="100" w:type="dxa"/>
            </w:tcMar>
          </w:tcPr>
          <w:p w:rsidR="00C04CAC" w:rsidRDefault="00D60ADC" w14:paraId="709D39F7" w14:textId="77777777">
            <w:pPr>
              <w:widowControl w:val="0"/>
              <w:pBdr>
                <w:top w:val="nil"/>
                <w:left w:val="nil"/>
                <w:bottom w:val="nil"/>
                <w:right w:val="nil"/>
                <w:between w:val="nil"/>
              </w:pBdr>
              <w:spacing w:line="240" w:lineRule="auto"/>
              <w:rPr>
                <w:sz w:val="20"/>
                <w:szCs w:val="20"/>
              </w:rPr>
            </w:pPr>
            <w:proofErr w:type="spellStart"/>
            <w:r>
              <w:rPr>
                <w:sz w:val="20"/>
                <w:szCs w:val="20"/>
              </w:rPr>
              <w:t>DVd</w:t>
            </w:r>
            <w:proofErr w:type="spellEnd"/>
            <w:r>
              <w:rPr>
                <w:sz w:val="20"/>
                <w:szCs w:val="20"/>
              </w:rPr>
              <w:t xml:space="preserve"> regimen</w:t>
            </w:r>
          </w:p>
        </w:tc>
      </w:tr>
      <w:tr w:rsidR="00C04CAC" w:rsidTr="0B138CB7" w14:paraId="225C2851" w14:textId="77777777">
        <w:tc>
          <w:tcPr>
            <w:tcW w:w="1500" w:type="dxa"/>
            <w:tcMar>
              <w:top w:w="100" w:type="dxa"/>
              <w:left w:w="100" w:type="dxa"/>
              <w:bottom w:w="100" w:type="dxa"/>
              <w:right w:w="100" w:type="dxa"/>
            </w:tcMar>
          </w:tcPr>
          <w:p w:rsidR="00C04CAC" w:rsidRDefault="00D60ADC" w14:paraId="1EE6104D" w14:textId="77777777">
            <w:pPr>
              <w:widowControl w:val="0"/>
              <w:pBdr>
                <w:top w:val="nil"/>
                <w:left w:val="nil"/>
                <w:bottom w:val="nil"/>
                <w:right w:val="nil"/>
                <w:between w:val="nil"/>
              </w:pBdr>
              <w:spacing w:line="240" w:lineRule="auto"/>
              <w:rPr>
                <w:sz w:val="20"/>
                <w:szCs w:val="20"/>
              </w:rPr>
            </w:pPr>
            <w:r>
              <w:rPr>
                <w:sz w:val="20"/>
                <w:szCs w:val="20"/>
              </w:rPr>
              <w:t>1008</w:t>
            </w:r>
          </w:p>
        </w:tc>
        <w:tc>
          <w:tcPr>
            <w:tcW w:w="1530" w:type="dxa"/>
            <w:tcMar>
              <w:top w:w="100" w:type="dxa"/>
              <w:left w:w="100" w:type="dxa"/>
              <w:bottom w:w="100" w:type="dxa"/>
              <w:right w:w="100" w:type="dxa"/>
            </w:tcMar>
          </w:tcPr>
          <w:p w:rsidR="00C04CAC" w:rsidRDefault="00D60ADC" w14:paraId="7E917D9E" w14:textId="77777777">
            <w:pPr>
              <w:widowControl w:val="0"/>
              <w:spacing w:line="240" w:lineRule="auto"/>
              <w:rPr>
                <w:sz w:val="20"/>
                <w:szCs w:val="20"/>
              </w:rPr>
            </w:pPr>
            <w:r>
              <w:rPr>
                <w:sz w:val="20"/>
                <w:szCs w:val="20"/>
              </w:rPr>
              <w:t>32941</w:t>
            </w:r>
          </w:p>
        </w:tc>
        <w:tc>
          <w:tcPr>
            <w:tcW w:w="1155" w:type="dxa"/>
            <w:tcMar>
              <w:top w:w="100" w:type="dxa"/>
              <w:left w:w="100" w:type="dxa"/>
              <w:bottom w:w="100" w:type="dxa"/>
              <w:right w:w="100" w:type="dxa"/>
            </w:tcMar>
          </w:tcPr>
          <w:p w:rsidR="00C04CAC" w:rsidRDefault="00D60ADC" w14:paraId="5FCD5EC4" w14:textId="77777777">
            <w:pPr>
              <w:widowControl w:val="0"/>
              <w:pBdr>
                <w:top w:val="nil"/>
                <w:left w:val="nil"/>
                <w:bottom w:val="nil"/>
                <w:right w:val="nil"/>
                <w:between w:val="nil"/>
              </w:pBdr>
              <w:spacing w:line="240" w:lineRule="auto"/>
              <w:rPr>
                <w:sz w:val="20"/>
                <w:szCs w:val="20"/>
              </w:rPr>
            </w:pPr>
            <w:r>
              <w:rPr>
                <w:sz w:val="20"/>
                <w:szCs w:val="20"/>
              </w:rPr>
              <w:t>3</w:t>
            </w:r>
          </w:p>
        </w:tc>
        <w:tc>
          <w:tcPr>
            <w:tcW w:w="1110" w:type="dxa"/>
            <w:tcMar>
              <w:top w:w="100" w:type="dxa"/>
              <w:left w:w="100" w:type="dxa"/>
              <w:bottom w:w="100" w:type="dxa"/>
              <w:right w:w="100" w:type="dxa"/>
            </w:tcMar>
          </w:tcPr>
          <w:p w:rsidR="00C04CAC" w:rsidRDefault="00C04CAC" w14:paraId="5C8C6B09" w14:textId="77777777">
            <w:pPr>
              <w:widowControl w:val="0"/>
              <w:pBdr>
                <w:top w:val="nil"/>
                <w:left w:val="nil"/>
                <w:bottom w:val="nil"/>
                <w:right w:val="nil"/>
                <w:between w:val="nil"/>
              </w:pBdr>
              <w:spacing w:line="240" w:lineRule="auto"/>
              <w:rPr>
                <w:sz w:val="20"/>
                <w:szCs w:val="20"/>
              </w:rPr>
            </w:pPr>
          </w:p>
        </w:tc>
        <w:tc>
          <w:tcPr>
            <w:tcW w:w="1785" w:type="dxa"/>
            <w:tcMar>
              <w:top w:w="100" w:type="dxa"/>
              <w:left w:w="100" w:type="dxa"/>
              <w:bottom w:w="100" w:type="dxa"/>
              <w:right w:w="100" w:type="dxa"/>
            </w:tcMar>
          </w:tcPr>
          <w:p w:rsidR="00C04CAC" w:rsidP="00A78828" w:rsidRDefault="00C04CAC" w14:paraId="61CA94AB" w14:textId="46CF43DE">
            <w:pPr>
              <w:widowControl w:val="0"/>
              <w:pBdr>
                <w:top w:val="nil"/>
                <w:left w:val="nil"/>
                <w:bottom w:val="nil"/>
                <w:right w:val="nil"/>
                <w:between w:val="nil"/>
              </w:pBdr>
              <w:spacing w:line="240" w:lineRule="auto"/>
              <w:rPr>
                <w:sz w:val="20"/>
                <w:szCs w:val="20"/>
              </w:rPr>
            </w:pPr>
          </w:p>
        </w:tc>
        <w:tc>
          <w:tcPr>
            <w:tcW w:w="2010" w:type="dxa"/>
            <w:tcMar>
              <w:top w:w="100" w:type="dxa"/>
              <w:left w:w="100" w:type="dxa"/>
              <w:bottom w:w="100" w:type="dxa"/>
              <w:right w:w="100" w:type="dxa"/>
            </w:tcMar>
          </w:tcPr>
          <w:p w:rsidR="00C04CAC" w:rsidP="58BAA2F9" w:rsidRDefault="7E4B1B7D" w14:paraId="1A4F104F" w14:textId="24EE76E0">
            <w:pPr>
              <w:widowControl w:val="0"/>
              <w:pBdr>
                <w:top w:val="nil"/>
                <w:left w:val="nil"/>
                <w:bottom w:val="nil"/>
                <w:right w:val="nil"/>
                <w:between w:val="nil"/>
              </w:pBdr>
              <w:spacing w:line="240" w:lineRule="auto"/>
              <w:rPr>
                <w:sz w:val="20"/>
                <w:szCs w:val="20"/>
              </w:rPr>
            </w:pPr>
            <w:proofErr w:type="spellStart"/>
            <w:r w:rsidRPr="58BAA2F9">
              <w:rPr>
                <w:sz w:val="20"/>
                <w:szCs w:val="20"/>
              </w:rPr>
              <w:t>LoT</w:t>
            </w:r>
            <w:proofErr w:type="spellEnd"/>
            <w:r w:rsidRPr="58BAA2F9" w:rsidR="00D60ADC">
              <w:rPr>
                <w:sz w:val="20"/>
                <w:szCs w:val="20"/>
              </w:rPr>
              <w:t xml:space="preserve"> III</w:t>
            </w:r>
          </w:p>
        </w:tc>
      </w:tr>
      <w:tr w:rsidR="00C04CAC" w:rsidTr="0B138CB7" w14:paraId="53360848" w14:textId="77777777">
        <w:tc>
          <w:tcPr>
            <w:tcW w:w="1500" w:type="dxa"/>
            <w:tcMar>
              <w:top w:w="100" w:type="dxa"/>
              <w:left w:w="100" w:type="dxa"/>
              <w:bottom w:w="100" w:type="dxa"/>
              <w:right w:w="100" w:type="dxa"/>
            </w:tcMar>
          </w:tcPr>
          <w:p w:rsidR="00C04CAC" w:rsidRDefault="00D60ADC" w14:paraId="7C665299" w14:textId="77777777">
            <w:pPr>
              <w:widowControl w:val="0"/>
              <w:pBdr>
                <w:top w:val="nil"/>
                <w:left w:val="nil"/>
                <w:bottom w:val="nil"/>
                <w:right w:val="nil"/>
                <w:between w:val="nil"/>
              </w:pBdr>
              <w:spacing w:line="240" w:lineRule="auto"/>
              <w:rPr>
                <w:sz w:val="20"/>
                <w:szCs w:val="20"/>
              </w:rPr>
            </w:pPr>
            <w:r>
              <w:rPr>
                <w:sz w:val="20"/>
                <w:szCs w:val="20"/>
              </w:rPr>
              <w:t>1009</w:t>
            </w:r>
          </w:p>
        </w:tc>
        <w:tc>
          <w:tcPr>
            <w:tcW w:w="1530" w:type="dxa"/>
            <w:tcMar>
              <w:top w:w="100" w:type="dxa"/>
              <w:left w:w="100" w:type="dxa"/>
              <w:bottom w:w="100" w:type="dxa"/>
              <w:right w:w="100" w:type="dxa"/>
            </w:tcMar>
          </w:tcPr>
          <w:p w:rsidR="00C04CAC" w:rsidRDefault="00D60ADC" w14:paraId="35A60E20" w14:textId="77777777">
            <w:pPr>
              <w:widowControl w:val="0"/>
              <w:spacing w:line="240" w:lineRule="auto"/>
              <w:rPr>
                <w:sz w:val="20"/>
                <w:szCs w:val="20"/>
              </w:rPr>
            </w:pPr>
            <w:r>
              <w:rPr>
                <w:sz w:val="20"/>
                <w:szCs w:val="20"/>
              </w:rPr>
              <w:t>32531</w:t>
            </w:r>
          </w:p>
        </w:tc>
        <w:tc>
          <w:tcPr>
            <w:tcW w:w="1155" w:type="dxa"/>
            <w:tcMar>
              <w:top w:w="100" w:type="dxa"/>
              <w:left w:w="100" w:type="dxa"/>
              <w:bottom w:w="100" w:type="dxa"/>
              <w:right w:w="100" w:type="dxa"/>
            </w:tcMar>
          </w:tcPr>
          <w:p w:rsidR="00C04CAC" w:rsidRDefault="00D60ADC" w14:paraId="0B778152" w14:textId="77777777">
            <w:pPr>
              <w:widowControl w:val="0"/>
              <w:pBdr>
                <w:top w:val="nil"/>
                <w:left w:val="nil"/>
                <w:bottom w:val="nil"/>
                <w:right w:val="nil"/>
                <w:between w:val="nil"/>
              </w:pBdr>
              <w:spacing w:line="240" w:lineRule="auto"/>
              <w:rPr>
                <w:sz w:val="20"/>
                <w:szCs w:val="20"/>
              </w:rPr>
            </w:pPr>
            <w:r>
              <w:rPr>
                <w:sz w:val="20"/>
                <w:szCs w:val="20"/>
              </w:rPr>
              <w:t>3</w:t>
            </w:r>
          </w:p>
        </w:tc>
        <w:tc>
          <w:tcPr>
            <w:tcW w:w="1110" w:type="dxa"/>
            <w:tcMar>
              <w:top w:w="100" w:type="dxa"/>
              <w:left w:w="100" w:type="dxa"/>
              <w:bottom w:w="100" w:type="dxa"/>
              <w:right w:w="100" w:type="dxa"/>
            </w:tcMar>
          </w:tcPr>
          <w:p w:rsidR="00C04CAC" w:rsidRDefault="00D60ADC" w14:paraId="37A14E99" w14:textId="77777777">
            <w:pPr>
              <w:widowControl w:val="0"/>
              <w:pBdr>
                <w:top w:val="nil"/>
                <w:left w:val="nil"/>
                <w:bottom w:val="nil"/>
                <w:right w:val="nil"/>
                <w:between w:val="nil"/>
              </w:pBdr>
              <w:spacing w:line="240" w:lineRule="auto"/>
              <w:rPr>
                <w:sz w:val="20"/>
                <w:szCs w:val="20"/>
              </w:rPr>
            </w:pPr>
            <w:r>
              <w:rPr>
                <w:sz w:val="20"/>
                <w:szCs w:val="20"/>
              </w:rPr>
              <w:t>1008</w:t>
            </w:r>
          </w:p>
        </w:tc>
        <w:tc>
          <w:tcPr>
            <w:tcW w:w="1785" w:type="dxa"/>
            <w:tcMar>
              <w:top w:w="100" w:type="dxa"/>
              <w:left w:w="100" w:type="dxa"/>
              <w:bottom w:w="100" w:type="dxa"/>
              <w:right w:w="100" w:type="dxa"/>
            </w:tcMar>
          </w:tcPr>
          <w:p w:rsidR="00C04CAC" w:rsidRDefault="00D60ADC" w14:paraId="00261DD4" w14:textId="77777777">
            <w:pPr>
              <w:widowControl w:val="0"/>
              <w:pBdr>
                <w:top w:val="nil"/>
                <w:left w:val="nil"/>
                <w:bottom w:val="nil"/>
                <w:right w:val="nil"/>
                <w:between w:val="nil"/>
              </w:pBdr>
              <w:spacing w:line="240" w:lineRule="auto"/>
              <w:rPr>
                <w:sz w:val="20"/>
                <w:szCs w:val="20"/>
              </w:rPr>
            </w:pPr>
            <w:r>
              <w:rPr>
                <w:sz w:val="20"/>
                <w:szCs w:val="20"/>
              </w:rPr>
              <w:t>35806316</w:t>
            </w:r>
          </w:p>
        </w:tc>
        <w:tc>
          <w:tcPr>
            <w:tcW w:w="2010" w:type="dxa"/>
            <w:tcMar>
              <w:top w:w="100" w:type="dxa"/>
              <w:left w:w="100" w:type="dxa"/>
              <w:bottom w:w="100" w:type="dxa"/>
              <w:right w:w="100" w:type="dxa"/>
            </w:tcMar>
          </w:tcPr>
          <w:p w:rsidR="00C04CAC" w:rsidRDefault="00D60ADC" w14:paraId="176CCC18" w14:textId="77777777">
            <w:pPr>
              <w:widowControl w:val="0"/>
              <w:pBdr>
                <w:top w:val="nil"/>
                <w:left w:val="nil"/>
                <w:bottom w:val="nil"/>
                <w:right w:val="nil"/>
                <w:between w:val="nil"/>
              </w:pBdr>
              <w:spacing w:line="240" w:lineRule="auto"/>
              <w:rPr>
                <w:sz w:val="20"/>
                <w:szCs w:val="20"/>
              </w:rPr>
            </w:pPr>
            <w:proofErr w:type="spellStart"/>
            <w:r>
              <w:rPr>
                <w:sz w:val="20"/>
                <w:szCs w:val="20"/>
              </w:rPr>
              <w:t>PCd</w:t>
            </w:r>
            <w:proofErr w:type="spellEnd"/>
            <w:r>
              <w:rPr>
                <w:sz w:val="20"/>
                <w:szCs w:val="20"/>
              </w:rPr>
              <w:t xml:space="preserve"> regimen</w:t>
            </w:r>
          </w:p>
        </w:tc>
      </w:tr>
    </w:tbl>
    <w:p w:rsidR="00C04CAC" w:rsidRDefault="00D60ADC" w14:paraId="3382A365" w14:textId="77777777">
      <w:pPr>
        <w:widowControl w:val="0"/>
        <w:shd w:val="clear" w:color="auto" w:fill="FFFFFF"/>
        <w:spacing w:line="360" w:lineRule="auto"/>
        <w:jc w:val="both"/>
        <w:rPr>
          <w:sz w:val="20"/>
          <w:szCs w:val="20"/>
        </w:rPr>
      </w:pPr>
      <w:r>
        <w:br w:type="page"/>
      </w:r>
    </w:p>
    <w:p w:rsidR="00C04CAC" w:rsidRDefault="604EC3C7" w14:paraId="7D6F657E" w14:textId="77777777">
      <w:pPr>
        <w:pStyle w:val="Heading1"/>
        <w:numPr>
          <w:ilvl w:val="0"/>
          <w:numId w:val="12"/>
        </w:numPr>
        <w:spacing w:line="360" w:lineRule="auto"/>
        <w:rPr>
          <w:b/>
          <w:bCs/>
          <w:color w:val="25315D"/>
        </w:rPr>
      </w:pPr>
      <w:bookmarkStart w:name="_Toc890105060" w:id="22"/>
      <w:r w:rsidRPr="00A78828">
        <w:rPr>
          <w:b/>
          <w:bCs/>
          <w:color w:val="25315D"/>
        </w:rPr>
        <w:t>Further Mapping Conventions</w:t>
      </w:r>
      <w:bookmarkEnd w:id="22"/>
    </w:p>
    <w:p w:rsidR="00C04CAC" w:rsidRDefault="604EC3C7" w14:paraId="257B644A" w14:textId="77777777">
      <w:pPr>
        <w:pStyle w:val="Heading2"/>
        <w:widowControl w:val="0"/>
        <w:spacing w:before="0" w:after="240" w:line="240" w:lineRule="auto"/>
        <w:rPr>
          <w:b/>
          <w:bCs/>
        </w:rPr>
      </w:pPr>
      <w:bookmarkStart w:name="_Toc1909201055" w:id="23"/>
      <w:r w:rsidRPr="00A78828">
        <w:rPr>
          <w:b/>
          <w:bCs/>
        </w:rPr>
        <w:t>4.1 Date and Datetime</w:t>
      </w:r>
      <w:bookmarkEnd w:id="23"/>
    </w:p>
    <w:p w:rsidR="00C04CAC" w:rsidP="58BAA2F9" w:rsidRDefault="00D60ADC" w14:paraId="00E00837" w14:textId="77777777">
      <w:pPr>
        <w:widowControl w:val="0"/>
        <w:spacing w:after="240" w:line="360" w:lineRule="auto"/>
        <w:jc w:val="both"/>
      </w:pPr>
      <w:r>
        <w:t>Populate both the</w:t>
      </w:r>
      <w:r w:rsidRPr="58BAA2F9">
        <w:rPr>
          <w:i/>
          <w:iCs/>
        </w:rPr>
        <w:t xml:space="preserve"> _date</w:t>
      </w:r>
      <w:r>
        <w:t xml:space="preserve"> (required in v5) and the </w:t>
      </w:r>
      <w:r w:rsidRPr="58BAA2F9">
        <w:rPr>
          <w:i/>
          <w:iCs/>
        </w:rPr>
        <w:t>_datetime</w:t>
      </w:r>
      <w:r>
        <w:t>. If there is no time component, set the time to 00:00:00.</w:t>
      </w:r>
    </w:p>
    <w:p w:rsidR="00C04CAC" w:rsidP="58BAA2F9" w:rsidRDefault="00D60ADC" w14:paraId="5ED86C8C" w14:textId="77777777">
      <w:pPr>
        <w:widowControl w:val="0"/>
        <w:spacing w:line="360" w:lineRule="auto"/>
        <w:jc w:val="both"/>
        <w:rPr>
          <w:color w:val="FF0000"/>
          <w:highlight w:val="white"/>
        </w:rPr>
      </w:pPr>
      <w:r w:rsidRPr="58BAA2F9">
        <w:rPr>
          <w:highlight w:val="white"/>
        </w:rPr>
        <w:t>When only year is stored in the data (and month and day are missing), the first of July (07-01) is used as a proxy. This day will be, on average, the closest to the actual date.</w:t>
      </w:r>
    </w:p>
    <w:p w:rsidR="00C04CAC" w:rsidP="58BAA2F9" w:rsidRDefault="00D60ADC" w14:paraId="0F50A51D" w14:textId="77777777">
      <w:pPr>
        <w:widowControl w:val="0"/>
        <w:spacing w:line="360" w:lineRule="auto"/>
        <w:jc w:val="both"/>
        <w:rPr>
          <w:highlight w:val="white"/>
        </w:rPr>
      </w:pPr>
      <w:r w:rsidRPr="58BAA2F9">
        <w:rPr>
          <w:highlight w:val="white"/>
        </w:rPr>
        <w:t xml:space="preserve">When year is not stored in the dataset, the following steps and conventions are followed: </w:t>
      </w:r>
    </w:p>
    <w:p w:rsidR="00C04CAC" w:rsidP="58BAA2F9" w:rsidRDefault="00D60ADC" w14:paraId="6C40B0B5" w14:textId="77777777">
      <w:pPr>
        <w:widowControl w:val="0"/>
        <w:numPr>
          <w:ilvl w:val="0"/>
          <w:numId w:val="10"/>
        </w:numPr>
        <w:spacing w:line="360" w:lineRule="auto"/>
        <w:ind w:left="360"/>
        <w:jc w:val="both"/>
        <w:rPr>
          <w:highlight w:val="white"/>
        </w:rPr>
      </w:pPr>
      <w:r w:rsidRPr="58BAA2F9">
        <w:rPr>
          <w:highlight w:val="white"/>
        </w:rPr>
        <w:t xml:space="preserve">In general, if the date is entirely missing, skip the record </w:t>
      </w:r>
    </w:p>
    <w:p w:rsidR="00C04CAC" w:rsidP="58BAA2F9" w:rsidRDefault="00D60ADC" w14:paraId="501A809D" w14:textId="77777777">
      <w:pPr>
        <w:widowControl w:val="0"/>
        <w:numPr>
          <w:ilvl w:val="0"/>
          <w:numId w:val="6"/>
        </w:numPr>
        <w:spacing w:line="360" w:lineRule="auto"/>
        <w:ind w:left="360"/>
        <w:jc w:val="both"/>
        <w:rPr>
          <w:highlight w:val="white"/>
        </w:rPr>
      </w:pPr>
      <w:r w:rsidRPr="58BAA2F9">
        <w:rPr>
          <w:highlight w:val="white"/>
        </w:rPr>
        <w:t>If the record is essential to preserve:</w:t>
      </w:r>
    </w:p>
    <w:p w:rsidR="00C04CAC" w:rsidP="58BAA2F9" w:rsidRDefault="00D60ADC" w14:paraId="60BBB89A" w14:textId="77777777">
      <w:pPr>
        <w:widowControl w:val="0"/>
        <w:numPr>
          <w:ilvl w:val="0"/>
          <w:numId w:val="7"/>
        </w:numPr>
        <w:spacing w:line="360" w:lineRule="auto"/>
        <w:jc w:val="both"/>
        <w:rPr>
          <w:highlight w:val="white"/>
        </w:rPr>
      </w:pPr>
      <w:r w:rsidRPr="58BAA2F9">
        <w:rPr>
          <w:highlight w:val="white"/>
        </w:rPr>
        <w:t>Try to derive the year from the context.</w:t>
      </w:r>
    </w:p>
    <w:p w:rsidR="00C04CAC" w:rsidP="58BAA2F9" w:rsidRDefault="00D60ADC" w14:paraId="3C70FF25" w14:textId="77777777">
      <w:pPr>
        <w:widowControl w:val="0"/>
        <w:numPr>
          <w:ilvl w:val="0"/>
          <w:numId w:val="14"/>
        </w:numPr>
        <w:spacing w:line="360" w:lineRule="auto"/>
        <w:jc w:val="both"/>
        <w:rPr>
          <w:highlight w:val="white"/>
        </w:rPr>
      </w:pPr>
      <w:r w:rsidRPr="58BAA2F9">
        <w:rPr>
          <w:highlight w:val="white"/>
        </w:rPr>
        <w:t>Copy the date of the associated episode.</w:t>
      </w:r>
    </w:p>
    <w:p w:rsidR="00C04CAC" w:rsidP="58BAA2F9" w:rsidRDefault="00D60ADC" w14:paraId="191D17A2" w14:textId="77777777">
      <w:pPr>
        <w:widowControl w:val="0"/>
        <w:numPr>
          <w:ilvl w:val="0"/>
          <w:numId w:val="3"/>
        </w:numPr>
        <w:spacing w:line="360" w:lineRule="auto"/>
        <w:jc w:val="both"/>
        <w:rPr>
          <w:highlight w:val="white"/>
        </w:rPr>
      </w:pPr>
      <w:r w:rsidRPr="58BAA2F9">
        <w:rPr>
          <w:highlight w:val="white"/>
        </w:rPr>
        <w:t>In case of medical history: capture as ‘History of’ and use date of capturing this medical history.</w:t>
      </w:r>
    </w:p>
    <w:p w:rsidR="00C04CAC" w:rsidP="58BAA2F9" w:rsidRDefault="00D60ADC" w14:paraId="7752064A" w14:textId="77777777">
      <w:pPr>
        <w:widowControl w:val="0"/>
        <w:shd w:val="clear" w:color="auto" w:fill="FFFFFF" w:themeFill="background1"/>
        <w:spacing w:after="240" w:line="360" w:lineRule="auto"/>
        <w:jc w:val="both"/>
      </w:pPr>
      <w:r w:rsidRPr="58BAA2F9">
        <w:rPr>
          <w:highlight w:val="white"/>
        </w:rPr>
        <w:t>Exception: When </w:t>
      </w:r>
      <w:proofErr w:type="spellStart"/>
      <w:r w:rsidRPr="58BAA2F9">
        <w:rPr>
          <w:highlight w:val="white"/>
        </w:rPr>
        <w:t>observation_period.observation_period_end_date</w:t>
      </w:r>
      <w:proofErr w:type="spellEnd"/>
      <w:r w:rsidRPr="58BAA2F9">
        <w:rPr>
          <w:highlight w:val="white"/>
        </w:rPr>
        <w:t xml:space="preserve"> cannot be derived, take last follow up date (last </w:t>
      </w:r>
      <w:proofErr w:type="spellStart"/>
      <w:r w:rsidRPr="58BAA2F9">
        <w:rPr>
          <w:i/>
          <w:iCs/>
          <w:highlight w:val="white"/>
        </w:rPr>
        <w:t>visit_occurrence</w:t>
      </w:r>
      <w:proofErr w:type="spellEnd"/>
      <w:r w:rsidRPr="58BAA2F9">
        <w:rPr>
          <w:i/>
          <w:iCs/>
          <w:highlight w:val="white"/>
        </w:rPr>
        <w:t xml:space="preserve"> </w:t>
      </w:r>
      <w:r w:rsidRPr="58BAA2F9">
        <w:rPr>
          <w:highlight w:val="white"/>
        </w:rPr>
        <w:t>or</w:t>
      </w:r>
      <w:r w:rsidRPr="58BAA2F9">
        <w:rPr>
          <w:i/>
          <w:iCs/>
          <w:highlight w:val="white"/>
        </w:rPr>
        <w:t xml:space="preserve"> episode</w:t>
      </w:r>
      <w:r w:rsidRPr="58BAA2F9">
        <w:rPr>
          <w:highlight w:val="white"/>
        </w:rPr>
        <w:t>).</w:t>
      </w:r>
    </w:p>
    <w:p w:rsidR="00C04CAC" w:rsidP="58BAA2F9" w:rsidRDefault="604EC3C7" w14:paraId="72ED9F03" w14:textId="77777777">
      <w:pPr>
        <w:pStyle w:val="Heading2"/>
        <w:widowControl w:val="0"/>
        <w:spacing w:after="200" w:line="360" w:lineRule="auto"/>
        <w:rPr>
          <w:b/>
          <w:bCs/>
          <w:sz w:val="24"/>
          <w:szCs w:val="24"/>
        </w:rPr>
      </w:pPr>
      <w:bookmarkStart w:name="_Toc1111433375" w:id="24"/>
      <w:r w:rsidRPr="00A78828">
        <w:rPr>
          <w:b/>
          <w:bCs/>
          <w:sz w:val="24"/>
          <w:szCs w:val="24"/>
        </w:rPr>
        <w:t>4.2 CDM Source</w:t>
      </w:r>
      <w:bookmarkEnd w:id="24"/>
    </w:p>
    <w:p w:rsidR="00C04CAC" w:rsidP="58BAA2F9" w:rsidRDefault="00D60ADC" w14:paraId="0BEE79A3" w14:textId="77777777">
      <w:pPr>
        <w:shd w:val="clear" w:color="auto" w:fill="FFFFFF" w:themeFill="background1"/>
        <w:spacing w:before="240" w:line="360" w:lineRule="auto"/>
        <w:jc w:val="both"/>
      </w:pPr>
      <w:r>
        <w:t xml:space="preserve">A record is created in this table, using the ETL execution date as </w:t>
      </w:r>
      <w:proofErr w:type="spellStart"/>
      <w:r>
        <w:t>cdm_release_date</w:t>
      </w:r>
      <w:proofErr w:type="spellEnd"/>
      <w:r>
        <w:t xml:space="preserve"> and the source extraction date as the </w:t>
      </w:r>
      <w:proofErr w:type="spellStart"/>
      <w:r>
        <w:t>source_release_date</w:t>
      </w:r>
      <w:proofErr w:type="spellEnd"/>
      <w:r>
        <w:t xml:space="preserve">. </w:t>
      </w:r>
    </w:p>
    <w:p w:rsidR="00C04CAC" w:rsidP="58BAA2F9" w:rsidRDefault="00D60ADC" w14:paraId="5D6245AC" w14:textId="77777777">
      <w:pPr>
        <w:shd w:val="clear" w:color="auto" w:fill="FFFFFF" w:themeFill="background1"/>
        <w:spacing w:before="240" w:line="360" w:lineRule="auto"/>
        <w:jc w:val="both"/>
      </w:pPr>
      <w:r>
        <w:t xml:space="preserve">The value of cdm_source_abbreviation must uniquely identify a data source within CERTAINTY, therefore the following format will be used: </w:t>
      </w:r>
      <w:r w:rsidRPr="6FF4C249">
        <w:rPr>
          <w:i/>
          <w:iCs/>
        </w:rPr>
        <w:t>organization acronym_</w:t>
      </w:r>
      <w:r w:rsidRPr="6FF4C249">
        <w:rPr>
          <w:i/>
          <w:iCs/>
          <w:color w:val="FF0000"/>
        </w:rPr>
        <w:t>XXX</w:t>
      </w:r>
      <w:r>
        <w:t>. The value of cdm_release_date is required, as it is used together with cdm_source_abbreviation to create a unique identifier for a dataset (</w:t>
      </w:r>
      <w:r w:rsidRPr="6FF4C249">
        <w:rPr>
          <w:i/>
          <w:iCs/>
        </w:rPr>
        <w:t xml:space="preserve">i.e. </w:t>
      </w:r>
      <w:r>
        <w:t xml:space="preserve">multiple versions of a data source can be provided if needed). The value of cdm_source_name is used to show the name of a dataset in ATLAS, make sure to choose a concise name. </w:t>
      </w:r>
    </w:p>
    <w:p w:rsidR="00C04CAC" w:rsidP="00A78828" w:rsidRDefault="604EC3C7" w14:paraId="7719865C" w14:textId="77777777">
      <w:pPr>
        <w:pStyle w:val="Heading2"/>
        <w:widowControl w:val="0"/>
        <w:spacing w:after="200" w:line="360" w:lineRule="auto"/>
        <w:rPr>
          <w:b/>
          <w:bCs/>
        </w:rPr>
      </w:pPr>
      <w:bookmarkStart w:name="_Toc617907959" w:id="25"/>
      <w:r w:rsidRPr="00A78828">
        <w:rPr>
          <w:b/>
          <w:bCs/>
        </w:rPr>
        <w:t>4.3 Death Table</w:t>
      </w:r>
      <w:bookmarkEnd w:id="25"/>
    </w:p>
    <w:p w:rsidR="00C04CAC" w:rsidP="58BAA2F9" w:rsidRDefault="00D60ADC" w14:paraId="392D219A" w14:textId="77777777">
      <w:pPr>
        <w:shd w:val="clear" w:color="auto" w:fill="FFFFFF" w:themeFill="background1"/>
        <w:spacing w:line="360" w:lineRule="auto"/>
        <w:jc w:val="both"/>
      </w:pPr>
      <w:r>
        <w:t>To capture a death, we have to create a record in the death table with at least the </w:t>
      </w:r>
      <w:proofErr w:type="spellStart"/>
      <w:r>
        <w:t>person_id</w:t>
      </w:r>
      <w:proofErr w:type="spellEnd"/>
      <w:r>
        <w:t> and </w:t>
      </w:r>
      <w:proofErr w:type="spellStart"/>
      <w:r>
        <w:t>death_date</w:t>
      </w:r>
      <w:proofErr w:type="spellEnd"/>
      <w:r>
        <w:t xml:space="preserve">. This may also include the primary cause of death. </w:t>
      </w:r>
    </w:p>
    <w:p w:rsidR="00C04CAC" w:rsidP="58BAA2F9" w:rsidRDefault="00D60ADC" w14:paraId="0E03353D" w14:textId="77777777">
      <w:pPr>
        <w:shd w:val="clear" w:color="auto" w:fill="FFFFFF" w:themeFill="background1"/>
        <w:spacing w:line="360" w:lineRule="auto"/>
        <w:jc w:val="both"/>
      </w:pPr>
      <w:r>
        <w:t xml:space="preserve">Contributory causes of death can be stored in the CONDITION_OCCURRENCE table. </w:t>
      </w:r>
    </w:p>
    <w:p w:rsidR="00C04CAC" w:rsidP="58BAA2F9" w:rsidRDefault="604EC3C7" w14:paraId="442BDD82" w14:textId="77777777">
      <w:pPr>
        <w:pStyle w:val="Heading2"/>
        <w:widowControl w:val="0"/>
        <w:spacing w:after="200" w:line="360" w:lineRule="auto"/>
      </w:pPr>
      <w:bookmarkStart w:name="_Toc580267240" w:id="26"/>
      <w:r w:rsidRPr="00A78828">
        <w:rPr>
          <w:b/>
          <w:bCs/>
        </w:rPr>
        <w:t xml:space="preserve">4.4 </w:t>
      </w:r>
      <w:r w:rsidRPr="00A78828">
        <w:rPr>
          <w:b/>
          <w:bCs/>
          <w:i/>
          <w:iCs/>
        </w:rPr>
        <w:t>_type_concept_id</w:t>
      </w:r>
      <w:bookmarkEnd w:id="26"/>
      <w:r w:rsidRPr="00A78828">
        <w:rPr>
          <w:b/>
          <w:bCs/>
          <w:i/>
          <w:iCs/>
        </w:rPr>
        <w:t xml:space="preserve"> </w:t>
      </w:r>
    </w:p>
    <w:p w:rsidR="00C04CAC" w:rsidP="58BAA2F9" w:rsidRDefault="00D60ADC" w14:paraId="6091010A" w14:textId="77777777">
      <w:pPr>
        <w:shd w:val="clear" w:color="auto" w:fill="FFFFFF" w:themeFill="background1"/>
        <w:spacing w:line="360" w:lineRule="auto"/>
        <w:jc w:val="both"/>
      </w:pPr>
      <w:r>
        <w:t>Every event table of the CDM (e.g.</w:t>
      </w:r>
      <w:r w:rsidRPr="58BAA2F9">
        <w:rPr>
          <w:i/>
          <w:iCs/>
        </w:rPr>
        <w:t> </w:t>
      </w:r>
      <w:proofErr w:type="spellStart"/>
      <w:r w:rsidRPr="58BAA2F9">
        <w:rPr>
          <w:i/>
          <w:iCs/>
        </w:rPr>
        <w:t>condition_occurrence</w:t>
      </w:r>
      <w:proofErr w:type="spellEnd"/>
      <w:r w:rsidRPr="58BAA2F9">
        <w:rPr>
          <w:i/>
          <w:iCs/>
        </w:rPr>
        <w:t>, observation</w:t>
      </w:r>
      <w:r>
        <w:t>) has a  </w:t>
      </w:r>
      <w:r w:rsidRPr="58BAA2F9">
        <w:rPr>
          <w:i/>
          <w:iCs/>
        </w:rPr>
        <w:t>_</w:t>
      </w:r>
      <w:proofErr w:type="spellStart"/>
      <w:r w:rsidRPr="58BAA2F9">
        <w:rPr>
          <w:i/>
          <w:iCs/>
        </w:rPr>
        <w:t>type_concept</w:t>
      </w:r>
      <w:proofErr w:type="spellEnd"/>
      <w:r>
        <w:t xml:space="preserve"> field, which stores the record provenance. The main purpose is to determine the reliability of the record. For example:</w:t>
      </w:r>
    </w:p>
    <w:p w:rsidR="00C04CAC" w:rsidP="58BAA2F9" w:rsidRDefault="00D60ADC" w14:paraId="5762B5AC" w14:textId="77777777">
      <w:pPr>
        <w:numPr>
          <w:ilvl w:val="0"/>
          <w:numId w:val="2"/>
        </w:numPr>
        <w:shd w:val="clear" w:color="auto" w:fill="FFFFFF" w:themeFill="background1"/>
        <w:spacing w:line="360" w:lineRule="auto"/>
        <w:ind w:left="1080"/>
      </w:pPr>
      <w:r>
        <w:t>Patient self-report (</w:t>
      </w:r>
      <w:r w:rsidRPr="58BAA2F9">
        <w:rPr>
          <w:b/>
          <w:bCs/>
        </w:rPr>
        <w:t>32865</w:t>
      </w:r>
      <w:r>
        <w:t>)</w:t>
      </w:r>
    </w:p>
    <w:p w:rsidR="00C04CAC" w:rsidP="58BAA2F9" w:rsidRDefault="00D60ADC" w14:paraId="4B98FD36" w14:textId="77777777">
      <w:pPr>
        <w:numPr>
          <w:ilvl w:val="0"/>
          <w:numId w:val="23"/>
        </w:numPr>
        <w:shd w:val="clear" w:color="auto" w:fill="FFFFFF" w:themeFill="background1"/>
        <w:spacing w:line="360" w:lineRule="auto"/>
        <w:ind w:left="1080"/>
      </w:pPr>
      <w:r>
        <w:t>eCRF (</w:t>
      </w:r>
      <w:r w:rsidRPr="58BAA2F9">
        <w:rPr>
          <w:b/>
          <w:bCs/>
        </w:rPr>
        <w:t>32809</w:t>
      </w:r>
      <w:r>
        <w:t>)</w:t>
      </w:r>
    </w:p>
    <w:p w:rsidR="00C04CAC" w:rsidP="58BAA2F9" w:rsidRDefault="00D60ADC" w14:paraId="64AF93D6" w14:textId="77777777">
      <w:pPr>
        <w:numPr>
          <w:ilvl w:val="0"/>
          <w:numId w:val="19"/>
        </w:numPr>
        <w:shd w:val="clear" w:color="auto" w:fill="FFFFFF" w:themeFill="background1"/>
        <w:spacing w:line="360" w:lineRule="auto"/>
        <w:ind w:left="1080"/>
      </w:pPr>
      <w:r>
        <w:t>EHR (</w:t>
      </w:r>
      <w:r w:rsidRPr="58BAA2F9">
        <w:rPr>
          <w:b/>
          <w:bCs/>
        </w:rPr>
        <w:t>32817</w:t>
      </w:r>
      <w:r>
        <w:t>)</w:t>
      </w:r>
    </w:p>
    <w:p w:rsidR="00C04CAC" w:rsidP="58BAA2F9" w:rsidRDefault="00D60ADC" w14:paraId="086F8B6A" w14:textId="01A6D12F">
      <w:pPr>
        <w:shd w:val="clear" w:color="auto" w:fill="FFFFFF" w:themeFill="background1"/>
        <w:spacing w:line="360" w:lineRule="auto"/>
        <w:jc w:val="both"/>
      </w:pPr>
      <w:r w:rsidR="00D60ADC">
        <w:rPr/>
        <w:t>A list of valid type concepts can be found </w:t>
      </w:r>
      <w:hyperlink r:id="Rca3a3135c8d54bb0">
        <w:r w:rsidRPr="0B138CB7" w:rsidR="00D60ADC">
          <w:rPr>
            <w:color w:val="0000FF"/>
            <w:u w:val="single"/>
          </w:rPr>
          <w:t>here</w:t>
        </w:r>
      </w:hyperlink>
      <w:r w:rsidR="00D60ADC">
        <w:rPr/>
        <w:t>.</w:t>
      </w:r>
    </w:p>
    <w:p w:rsidR="00C04CAC" w:rsidP="58BAA2F9" w:rsidRDefault="00C04CAC" w14:paraId="41284367" w14:textId="07E4D545">
      <w:pPr>
        <w:shd w:val="clear" w:color="auto" w:fill="FFFFFF" w:themeFill="background1"/>
        <w:spacing w:line="360" w:lineRule="auto"/>
        <w:jc w:val="both"/>
      </w:pPr>
    </w:p>
    <w:p w:rsidR="00C04CAC" w:rsidP="58BAA2F9" w:rsidRDefault="00D60ADC" w14:paraId="298C67C1" w14:textId="737F22DF">
      <w:pPr>
        <w:shd w:val="clear" w:color="auto" w:fill="FFFFFF" w:themeFill="background1"/>
        <w:spacing w:line="360" w:lineRule="auto"/>
        <w:jc w:val="both"/>
        <w:rPr>
          <w:ins w:author="Popp, Georg" w:date="2026-02-03T15:30:00Z" w16du:dateUtc="2026-02-03T15:30:55Z" w:id="29"/>
        </w:rPr>
      </w:pPr>
      <w:r>
        <w:t xml:space="preserve"> </w:t>
      </w:r>
      <w:r>
        <w:br w:type="page"/>
      </w:r>
      <w:ins w:author="Popp, Georg" w:date="2026-02-03T15:30:00Z" w16du:dateUtc="2026-02-03T15:30:43Z" w:id="30">
        <w:r w:rsidR="7DA05FCF">
          <w:t>CAR T</w:t>
        </w:r>
      </w:ins>
    </w:p>
    <w:p w:rsidR="4BFD3A3A" w:rsidP="4BFD3A3A" w:rsidRDefault="4BFD3A3A" w14:paraId="6279B69E" w14:textId="72EB0E43">
      <w:pPr>
        <w:shd w:val="clear" w:color="auto" w:fill="FFFFFF" w:themeFill="background1"/>
        <w:spacing w:line="360" w:lineRule="auto"/>
        <w:jc w:val="both"/>
      </w:pPr>
    </w:p>
    <w:p w:rsidR="00C04CAC" w:rsidP="00A78828" w:rsidRDefault="00C04CAC" w14:paraId="62199465" w14:textId="4F8B5AD6">
      <w:pPr>
        <w:shd w:val="clear" w:color="auto" w:fill="FFFFFF" w:themeFill="background1"/>
        <w:jc w:val="both"/>
      </w:pPr>
    </w:p>
    <w:p w:rsidR="00C04CAC" w:rsidRDefault="604EC3C7" w14:paraId="5F04F576" w14:textId="77777777">
      <w:pPr>
        <w:pStyle w:val="Heading1"/>
        <w:numPr>
          <w:ilvl w:val="0"/>
          <w:numId w:val="12"/>
        </w:numPr>
        <w:spacing w:line="360" w:lineRule="auto"/>
        <w:rPr>
          <w:b/>
          <w:bCs/>
          <w:color w:val="25315D"/>
        </w:rPr>
      </w:pPr>
      <w:bookmarkStart w:name="_Toc841597785" w:id="31"/>
      <w:r w:rsidRPr="00A78828">
        <w:rPr>
          <w:b/>
          <w:bCs/>
          <w:color w:val="25315D"/>
        </w:rPr>
        <w:t>Key Concepts</w:t>
      </w:r>
      <w:bookmarkEnd w:id="31"/>
    </w:p>
    <w:p w:rsidR="00C04CAC" w:rsidRDefault="604EC3C7" w14:paraId="6051F92E" w14:textId="77777777">
      <w:pPr>
        <w:pStyle w:val="Heading3"/>
      </w:pPr>
      <w:bookmarkStart w:name="_Toc1529740763" w:id="32"/>
      <w:r>
        <w:t>Key drug concepts</w:t>
      </w:r>
      <w:bookmarkEnd w:id="32"/>
    </w:p>
    <w:tbl>
      <w:tblPr>
        <w:tblW w:w="9600" w:type="dxa"/>
        <w:tblInd w:w="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415"/>
        <w:gridCol w:w="2460"/>
        <w:gridCol w:w="4725"/>
      </w:tblGrid>
      <w:tr w:rsidR="00C04CAC" w:rsidTr="631335F1" w14:paraId="4CFC674D" w14:textId="77777777">
        <w:tc>
          <w:tcPr>
            <w:tcW w:w="2415" w:type="dxa"/>
            <w:tcMar>
              <w:top w:w="100" w:type="dxa"/>
              <w:left w:w="100" w:type="dxa"/>
              <w:bottom w:w="100" w:type="dxa"/>
              <w:right w:w="100" w:type="dxa"/>
            </w:tcMar>
          </w:tcPr>
          <w:p w:rsidR="00C04CAC" w:rsidRDefault="00D60ADC" w14:paraId="09F364FC" w14:textId="77777777">
            <w:pPr>
              <w:widowControl w:val="0"/>
              <w:spacing w:line="240" w:lineRule="auto"/>
              <w:rPr>
                <w:b/>
                <w:bCs/>
                <w:sz w:val="20"/>
                <w:szCs w:val="20"/>
              </w:rPr>
            </w:pPr>
            <w:r>
              <w:rPr>
                <w:b/>
                <w:bCs/>
                <w:sz w:val="20"/>
                <w:szCs w:val="20"/>
              </w:rPr>
              <w:t>Drug</w:t>
            </w:r>
          </w:p>
        </w:tc>
        <w:tc>
          <w:tcPr>
            <w:tcW w:w="2460" w:type="dxa"/>
            <w:tcMar>
              <w:top w:w="100" w:type="dxa"/>
              <w:left w:w="100" w:type="dxa"/>
              <w:bottom w:w="100" w:type="dxa"/>
              <w:right w:w="100" w:type="dxa"/>
            </w:tcMar>
          </w:tcPr>
          <w:p w:rsidR="00C04CAC" w:rsidRDefault="00D60ADC" w14:paraId="2BF99992" w14:textId="77777777">
            <w:pPr>
              <w:widowControl w:val="0"/>
              <w:spacing w:line="240" w:lineRule="auto"/>
              <w:rPr>
                <w:b/>
                <w:bCs/>
                <w:sz w:val="20"/>
                <w:szCs w:val="20"/>
              </w:rPr>
            </w:pPr>
            <w:r>
              <w:rPr>
                <w:b/>
                <w:bCs/>
                <w:sz w:val="20"/>
                <w:szCs w:val="20"/>
              </w:rPr>
              <w:t>Group</w:t>
            </w:r>
          </w:p>
        </w:tc>
        <w:tc>
          <w:tcPr>
            <w:tcW w:w="4725" w:type="dxa"/>
            <w:tcMar>
              <w:top w:w="100" w:type="dxa"/>
              <w:left w:w="100" w:type="dxa"/>
              <w:bottom w:w="100" w:type="dxa"/>
              <w:right w:w="100" w:type="dxa"/>
            </w:tcMar>
          </w:tcPr>
          <w:p w:rsidR="00C04CAC" w:rsidRDefault="00D60ADC" w14:paraId="064DBC4D" w14:textId="77777777">
            <w:pPr>
              <w:widowControl w:val="0"/>
              <w:spacing w:line="240" w:lineRule="auto"/>
              <w:rPr>
                <w:b/>
                <w:bCs/>
                <w:sz w:val="20"/>
                <w:szCs w:val="20"/>
              </w:rPr>
            </w:pPr>
            <w:proofErr w:type="spellStart"/>
            <w:r>
              <w:rPr>
                <w:b/>
                <w:bCs/>
                <w:sz w:val="20"/>
                <w:szCs w:val="20"/>
              </w:rPr>
              <w:t>concept_id</w:t>
            </w:r>
            <w:proofErr w:type="spellEnd"/>
          </w:p>
        </w:tc>
      </w:tr>
      <w:tr w:rsidR="00C04CAC" w:rsidTr="631335F1" w14:paraId="0B36606A" w14:textId="77777777">
        <w:tc>
          <w:tcPr>
            <w:tcW w:w="2415" w:type="dxa"/>
            <w:tcMar>
              <w:top w:w="100" w:type="dxa"/>
              <w:left w:w="100" w:type="dxa"/>
              <w:bottom w:w="100" w:type="dxa"/>
              <w:right w:w="100" w:type="dxa"/>
            </w:tcMar>
          </w:tcPr>
          <w:p w:rsidR="00C04CAC" w:rsidRDefault="00D60ADC" w14:paraId="62780AAA" w14:textId="77777777">
            <w:pPr>
              <w:widowControl w:val="0"/>
              <w:spacing w:line="240" w:lineRule="auto"/>
              <w:rPr>
                <w:sz w:val="20"/>
                <w:szCs w:val="20"/>
              </w:rPr>
            </w:pPr>
            <w:r>
              <w:rPr>
                <w:sz w:val="20"/>
                <w:szCs w:val="20"/>
              </w:rPr>
              <w:t>Thalidomide</w:t>
            </w:r>
          </w:p>
        </w:tc>
        <w:tc>
          <w:tcPr>
            <w:tcW w:w="2460" w:type="dxa"/>
            <w:tcMar>
              <w:top w:w="100" w:type="dxa"/>
              <w:left w:w="100" w:type="dxa"/>
              <w:bottom w:w="100" w:type="dxa"/>
              <w:right w:w="100" w:type="dxa"/>
            </w:tcMar>
          </w:tcPr>
          <w:p w:rsidR="00C04CAC" w:rsidRDefault="00D60ADC" w14:paraId="60F682F4" w14:textId="77777777">
            <w:pPr>
              <w:widowControl w:val="0"/>
              <w:spacing w:line="240" w:lineRule="auto"/>
              <w:rPr>
                <w:sz w:val="20"/>
                <w:szCs w:val="20"/>
              </w:rPr>
            </w:pPr>
            <w:proofErr w:type="spellStart"/>
            <w:r>
              <w:rPr>
                <w:sz w:val="20"/>
                <w:szCs w:val="20"/>
              </w:rPr>
              <w:t>IMiD</w:t>
            </w:r>
            <w:proofErr w:type="spellEnd"/>
          </w:p>
        </w:tc>
        <w:tc>
          <w:tcPr>
            <w:tcW w:w="4725" w:type="dxa"/>
            <w:tcMar>
              <w:top w:w="100" w:type="dxa"/>
              <w:left w:w="100" w:type="dxa"/>
              <w:bottom w:w="100" w:type="dxa"/>
              <w:right w:w="100" w:type="dxa"/>
            </w:tcMar>
          </w:tcPr>
          <w:p w:rsidR="00C04CAC" w:rsidRDefault="00D60ADC" w14:paraId="40B511D9" w14:textId="77777777">
            <w:pPr>
              <w:widowControl w:val="0"/>
              <w:spacing w:line="240" w:lineRule="auto"/>
              <w:rPr>
                <w:sz w:val="20"/>
                <w:szCs w:val="20"/>
              </w:rPr>
            </w:pPr>
            <w:r>
              <w:rPr>
                <w:sz w:val="20"/>
                <w:szCs w:val="20"/>
              </w:rPr>
              <w:t>19137042</w:t>
            </w:r>
          </w:p>
        </w:tc>
      </w:tr>
      <w:tr w:rsidR="00C04CAC" w:rsidTr="631335F1" w14:paraId="7D0F19FF" w14:textId="77777777">
        <w:tc>
          <w:tcPr>
            <w:tcW w:w="2415" w:type="dxa"/>
            <w:tcMar>
              <w:top w:w="100" w:type="dxa"/>
              <w:left w:w="100" w:type="dxa"/>
              <w:bottom w:w="100" w:type="dxa"/>
              <w:right w:w="100" w:type="dxa"/>
            </w:tcMar>
          </w:tcPr>
          <w:p w:rsidR="00C04CAC" w:rsidRDefault="00D60ADC" w14:paraId="0E45EE7C" w14:textId="77777777">
            <w:pPr>
              <w:widowControl w:val="0"/>
              <w:spacing w:line="240" w:lineRule="auto"/>
              <w:rPr>
                <w:sz w:val="20"/>
                <w:szCs w:val="20"/>
              </w:rPr>
            </w:pPr>
            <w:r>
              <w:rPr>
                <w:sz w:val="20"/>
                <w:szCs w:val="20"/>
              </w:rPr>
              <w:t>Lenalidomide</w:t>
            </w:r>
          </w:p>
        </w:tc>
        <w:tc>
          <w:tcPr>
            <w:tcW w:w="2460" w:type="dxa"/>
            <w:tcMar>
              <w:top w:w="100" w:type="dxa"/>
              <w:left w:w="100" w:type="dxa"/>
              <w:bottom w:w="100" w:type="dxa"/>
              <w:right w:w="100" w:type="dxa"/>
            </w:tcMar>
          </w:tcPr>
          <w:p w:rsidR="00C04CAC" w:rsidRDefault="00D60ADC" w14:paraId="3125700E" w14:textId="77777777">
            <w:pPr>
              <w:widowControl w:val="0"/>
              <w:spacing w:line="240" w:lineRule="auto"/>
              <w:rPr>
                <w:sz w:val="20"/>
                <w:szCs w:val="20"/>
              </w:rPr>
            </w:pPr>
            <w:proofErr w:type="spellStart"/>
            <w:r>
              <w:rPr>
                <w:sz w:val="20"/>
                <w:szCs w:val="20"/>
              </w:rPr>
              <w:t>IMiD</w:t>
            </w:r>
            <w:proofErr w:type="spellEnd"/>
          </w:p>
        </w:tc>
        <w:tc>
          <w:tcPr>
            <w:tcW w:w="4725" w:type="dxa"/>
            <w:tcMar>
              <w:top w:w="100" w:type="dxa"/>
              <w:left w:w="100" w:type="dxa"/>
              <w:bottom w:w="100" w:type="dxa"/>
              <w:right w:w="100" w:type="dxa"/>
            </w:tcMar>
          </w:tcPr>
          <w:p w:rsidR="00C04CAC" w:rsidRDefault="00D60ADC" w14:paraId="738DFFC3" w14:textId="77777777">
            <w:pPr>
              <w:widowControl w:val="0"/>
              <w:spacing w:line="240" w:lineRule="auto"/>
              <w:rPr>
                <w:sz w:val="20"/>
                <w:szCs w:val="20"/>
              </w:rPr>
            </w:pPr>
            <w:r>
              <w:rPr>
                <w:sz w:val="20"/>
                <w:szCs w:val="20"/>
              </w:rPr>
              <w:t>19026972</w:t>
            </w:r>
          </w:p>
        </w:tc>
      </w:tr>
      <w:tr w:rsidR="00C04CAC" w:rsidTr="631335F1" w14:paraId="0058B909" w14:textId="77777777">
        <w:tc>
          <w:tcPr>
            <w:tcW w:w="2415" w:type="dxa"/>
            <w:tcMar>
              <w:top w:w="100" w:type="dxa"/>
              <w:left w:w="100" w:type="dxa"/>
              <w:bottom w:w="100" w:type="dxa"/>
              <w:right w:w="100" w:type="dxa"/>
            </w:tcMar>
          </w:tcPr>
          <w:p w:rsidR="00C04CAC" w:rsidRDefault="00D60ADC" w14:paraId="7F755B75" w14:textId="77777777">
            <w:pPr>
              <w:widowControl w:val="0"/>
              <w:spacing w:line="240" w:lineRule="auto"/>
              <w:rPr>
                <w:sz w:val="20"/>
                <w:szCs w:val="20"/>
              </w:rPr>
            </w:pPr>
            <w:r>
              <w:rPr>
                <w:sz w:val="20"/>
                <w:szCs w:val="20"/>
              </w:rPr>
              <w:t>Pomalidomide</w:t>
            </w:r>
          </w:p>
        </w:tc>
        <w:tc>
          <w:tcPr>
            <w:tcW w:w="2460" w:type="dxa"/>
            <w:tcMar>
              <w:top w:w="100" w:type="dxa"/>
              <w:left w:w="100" w:type="dxa"/>
              <w:bottom w:w="100" w:type="dxa"/>
              <w:right w:w="100" w:type="dxa"/>
            </w:tcMar>
          </w:tcPr>
          <w:p w:rsidR="00C04CAC" w:rsidRDefault="00D60ADC" w14:paraId="7C2331C0" w14:textId="77777777">
            <w:pPr>
              <w:widowControl w:val="0"/>
              <w:spacing w:line="240" w:lineRule="auto"/>
              <w:rPr>
                <w:sz w:val="20"/>
                <w:szCs w:val="20"/>
              </w:rPr>
            </w:pPr>
            <w:proofErr w:type="spellStart"/>
            <w:r>
              <w:rPr>
                <w:sz w:val="20"/>
                <w:szCs w:val="20"/>
              </w:rPr>
              <w:t>IMiD</w:t>
            </w:r>
            <w:proofErr w:type="spellEnd"/>
          </w:p>
        </w:tc>
        <w:tc>
          <w:tcPr>
            <w:tcW w:w="4725" w:type="dxa"/>
            <w:tcMar>
              <w:top w:w="100" w:type="dxa"/>
              <w:left w:w="100" w:type="dxa"/>
              <w:bottom w:w="100" w:type="dxa"/>
              <w:right w:w="100" w:type="dxa"/>
            </w:tcMar>
          </w:tcPr>
          <w:p w:rsidR="00C04CAC" w:rsidRDefault="00D60ADC" w14:paraId="72F52928" w14:textId="77777777">
            <w:pPr>
              <w:widowControl w:val="0"/>
              <w:spacing w:line="240" w:lineRule="auto"/>
              <w:rPr>
                <w:sz w:val="20"/>
                <w:szCs w:val="20"/>
              </w:rPr>
            </w:pPr>
            <w:r>
              <w:rPr>
                <w:sz w:val="20"/>
                <w:szCs w:val="20"/>
              </w:rPr>
              <w:t>43014237</w:t>
            </w:r>
          </w:p>
        </w:tc>
      </w:tr>
      <w:tr w:rsidR="00C04CAC" w:rsidTr="631335F1" w14:paraId="3A72EF12" w14:textId="77777777">
        <w:tc>
          <w:tcPr>
            <w:tcW w:w="2415" w:type="dxa"/>
            <w:tcMar>
              <w:top w:w="100" w:type="dxa"/>
              <w:left w:w="100" w:type="dxa"/>
              <w:bottom w:w="100" w:type="dxa"/>
              <w:right w:w="100" w:type="dxa"/>
            </w:tcMar>
          </w:tcPr>
          <w:p w:rsidR="00C04CAC" w:rsidRDefault="00D60ADC" w14:paraId="55162104" w14:textId="77777777">
            <w:pPr>
              <w:widowControl w:val="0"/>
              <w:spacing w:line="240" w:lineRule="auto"/>
              <w:rPr>
                <w:sz w:val="20"/>
                <w:szCs w:val="20"/>
              </w:rPr>
            </w:pPr>
            <w:r>
              <w:rPr>
                <w:sz w:val="20"/>
                <w:szCs w:val="20"/>
              </w:rPr>
              <w:t>Daratumumab</w:t>
            </w:r>
          </w:p>
        </w:tc>
        <w:tc>
          <w:tcPr>
            <w:tcW w:w="2460" w:type="dxa"/>
            <w:tcMar>
              <w:top w:w="100" w:type="dxa"/>
              <w:left w:w="100" w:type="dxa"/>
              <w:bottom w:w="100" w:type="dxa"/>
              <w:right w:w="100" w:type="dxa"/>
            </w:tcMar>
          </w:tcPr>
          <w:p w:rsidR="00C04CAC" w:rsidRDefault="00D60ADC" w14:paraId="744E7617" w14:textId="77777777">
            <w:pPr>
              <w:widowControl w:val="0"/>
              <w:spacing w:line="240" w:lineRule="auto"/>
              <w:rPr>
                <w:sz w:val="20"/>
                <w:szCs w:val="20"/>
              </w:rPr>
            </w:pPr>
            <w:r>
              <w:rPr>
                <w:sz w:val="20"/>
                <w:szCs w:val="20"/>
              </w:rPr>
              <w:t>MA</w:t>
            </w:r>
          </w:p>
        </w:tc>
        <w:tc>
          <w:tcPr>
            <w:tcW w:w="4725" w:type="dxa"/>
            <w:tcMar>
              <w:top w:w="100" w:type="dxa"/>
              <w:left w:w="100" w:type="dxa"/>
              <w:bottom w:w="100" w:type="dxa"/>
              <w:right w:w="100" w:type="dxa"/>
            </w:tcMar>
          </w:tcPr>
          <w:p w:rsidR="00C04CAC" w:rsidRDefault="00D60ADC" w14:paraId="4545F12D" w14:textId="77777777">
            <w:pPr>
              <w:widowControl w:val="0"/>
              <w:spacing w:line="240" w:lineRule="auto"/>
              <w:rPr>
                <w:sz w:val="20"/>
                <w:szCs w:val="20"/>
              </w:rPr>
            </w:pPr>
            <w:r>
              <w:rPr>
                <w:sz w:val="20"/>
                <w:szCs w:val="20"/>
              </w:rPr>
              <w:t>35605744</w:t>
            </w:r>
          </w:p>
        </w:tc>
      </w:tr>
      <w:tr w:rsidR="00C04CAC" w:rsidTr="631335F1" w14:paraId="3D5719E9" w14:textId="77777777">
        <w:tc>
          <w:tcPr>
            <w:tcW w:w="2415" w:type="dxa"/>
            <w:tcMar>
              <w:top w:w="100" w:type="dxa"/>
              <w:left w:w="100" w:type="dxa"/>
              <w:bottom w:w="100" w:type="dxa"/>
              <w:right w:w="100" w:type="dxa"/>
            </w:tcMar>
          </w:tcPr>
          <w:p w:rsidR="00C04CAC" w:rsidRDefault="00D60ADC" w14:paraId="150186EF" w14:textId="77777777">
            <w:pPr>
              <w:widowControl w:val="0"/>
              <w:spacing w:line="240" w:lineRule="auto"/>
              <w:rPr>
                <w:sz w:val="20"/>
                <w:szCs w:val="20"/>
              </w:rPr>
            </w:pPr>
            <w:proofErr w:type="spellStart"/>
            <w:r>
              <w:rPr>
                <w:sz w:val="20"/>
                <w:szCs w:val="20"/>
              </w:rPr>
              <w:t>Elotuzumab</w:t>
            </w:r>
            <w:proofErr w:type="spellEnd"/>
          </w:p>
        </w:tc>
        <w:tc>
          <w:tcPr>
            <w:tcW w:w="2460" w:type="dxa"/>
            <w:tcMar>
              <w:top w:w="100" w:type="dxa"/>
              <w:left w:w="100" w:type="dxa"/>
              <w:bottom w:w="100" w:type="dxa"/>
              <w:right w:w="100" w:type="dxa"/>
            </w:tcMar>
          </w:tcPr>
          <w:p w:rsidR="00C04CAC" w:rsidRDefault="00D60ADC" w14:paraId="7A4809F2" w14:textId="77777777">
            <w:pPr>
              <w:widowControl w:val="0"/>
              <w:spacing w:line="240" w:lineRule="auto"/>
              <w:rPr>
                <w:sz w:val="20"/>
                <w:szCs w:val="20"/>
              </w:rPr>
            </w:pPr>
            <w:r>
              <w:rPr>
                <w:sz w:val="20"/>
                <w:szCs w:val="20"/>
              </w:rPr>
              <w:t>MA</w:t>
            </w:r>
          </w:p>
        </w:tc>
        <w:tc>
          <w:tcPr>
            <w:tcW w:w="4725" w:type="dxa"/>
            <w:tcMar>
              <w:top w:w="100" w:type="dxa"/>
              <w:left w:w="100" w:type="dxa"/>
              <w:bottom w:w="100" w:type="dxa"/>
              <w:right w:w="100" w:type="dxa"/>
            </w:tcMar>
          </w:tcPr>
          <w:p w:rsidR="00C04CAC" w:rsidRDefault="00D60ADC" w14:paraId="09954701" w14:textId="77777777">
            <w:pPr>
              <w:widowControl w:val="0"/>
              <w:spacing w:line="240" w:lineRule="auto"/>
              <w:rPr>
                <w:sz w:val="20"/>
                <w:szCs w:val="20"/>
              </w:rPr>
            </w:pPr>
            <w:r>
              <w:rPr>
                <w:sz w:val="20"/>
                <w:szCs w:val="20"/>
              </w:rPr>
              <w:t>35604032</w:t>
            </w:r>
          </w:p>
        </w:tc>
      </w:tr>
      <w:tr w:rsidR="00C04CAC" w:rsidTr="631335F1" w14:paraId="34AC9861" w14:textId="77777777">
        <w:tc>
          <w:tcPr>
            <w:tcW w:w="2415" w:type="dxa"/>
            <w:tcMar>
              <w:top w:w="100" w:type="dxa"/>
              <w:left w:w="100" w:type="dxa"/>
              <w:bottom w:w="100" w:type="dxa"/>
              <w:right w:w="100" w:type="dxa"/>
            </w:tcMar>
          </w:tcPr>
          <w:p w:rsidR="00C04CAC" w:rsidRDefault="00D60ADC" w14:paraId="778177BF" w14:textId="3DF99C2B">
            <w:pPr>
              <w:widowControl w:val="0"/>
              <w:spacing w:line="240" w:lineRule="auto"/>
              <w:rPr>
                <w:sz w:val="20"/>
                <w:szCs w:val="20"/>
              </w:rPr>
            </w:pPr>
            <w:r w:rsidRPr="6FF4C249">
              <w:rPr>
                <w:sz w:val="20"/>
                <w:szCs w:val="20"/>
              </w:rPr>
              <w:t>Isatuximab</w:t>
            </w:r>
          </w:p>
        </w:tc>
        <w:tc>
          <w:tcPr>
            <w:tcW w:w="2460" w:type="dxa"/>
            <w:tcMar>
              <w:top w:w="100" w:type="dxa"/>
              <w:left w:w="100" w:type="dxa"/>
              <w:bottom w:w="100" w:type="dxa"/>
              <w:right w:w="100" w:type="dxa"/>
            </w:tcMar>
          </w:tcPr>
          <w:p w:rsidR="00C04CAC" w:rsidRDefault="00D60ADC" w14:paraId="1F0CF208" w14:textId="77777777">
            <w:pPr>
              <w:widowControl w:val="0"/>
              <w:spacing w:line="240" w:lineRule="auto"/>
              <w:rPr>
                <w:sz w:val="20"/>
                <w:szCs w:val="20"/>
              </w:rPr>
            </w:pPr>
            <w:r>
              <w:rPr>
                <w:sz w:val="20"/>
                <w:szCs w:val="20"/>
              </w:rPr>
              <w:t>MA</w:t>
            </w:r>
          </w:p>
        </w:tc>
        <w:tc>
          <w:tcPr>
            <w:tcW w:w="4725" w:type="dxa"/>
            <w:tcMar>
              <w:top w:w="100" w:type="dxa"/>
              <w:left w:w="100" w:type="dxa"/>
              <w:bottom w:w="100" w:type="dxa"/>
              <w:right w:w="100" w:type="dxa"/>
            </w:tcMar>
          </w:tcPr>
          <w:p w:rsidR="00C04CAC" w:rsidRDefault="00D60ADC" w14:paraId="76CBF8D9" w14:textId="77777777">
            <w:pPr>
              <w:widowControl w:val="0"/>
              <w:spacing w:line="240" w:lineRule="auto"/>
              <w:rPr>
                <w:sz w:val="20"/>
                <w:szCs w:val="20"/>
              </w:rPr>
            </w:pPr>
            <w:r>
              <w:rPr>
                <w:sz w:val="20"/>
                <w:szCs w:val="20"/>
              </w:rPr>
              <w:t>37498969</w:t>
            </w:r>
          </w:p>
        </w:tc>
      </w:tr>
      <w:tr w:rsidR="00C04CAC" w:rsidTr="631335F1" w14:paraId="5FB2D903" w14:textId="77777777">
        <w:tc>
          <w:tcPr>
            <w:tcW w:w="2415" w:type="dxa"/>
            <w:tcMar>
              <w:top w:w="100" w:type="dxa"/>
              <w:left w:w="100" w:type="dxa"/>
              <w:bottom w:w="100" w:type="dxa"/>
              <w:right w:w="100" w:type="dxa"/>
            </w:tcMar>
          </w:tcPr>
          <w:p w:rsidR="00C04CAC" w:rsidRDefault="00D60ADC" w14:paraId="69666F5A" w14:textId="77777777">
            <w:pPr>
              <w:widowControl w:val="0"/>
              <w:spacing w:line="240" w:lineRule="auto"/>
              <w:rPr>
                <w:sz w:val="20"/>
                <w:szCs w:val="20"/>
              </w:rPr>
            </w:pPr>
            <w:proofErr w:type="spellStart"/>
            <w:r>
              <w:rPr>
                <w:sz w:val="20"/>
                <w:szCs w:val="20"/>
              </w:rPr>
              <w:t>Ixazomib</w:t>
            </w:r>
            <w:proofErr w:type="spellEnd"/>
          </w:p>
        </w:tc>
        <w:tc>
          <w:tcPr>
            <w:tcW w:w="2460" w:type="dxa"/>
            <w:tcMar>
              <w:top w:w="100" w:type="dxa"/>
              <w:left w:w="100" w:type="dxa"/>
              <w:bottom w:w="100" w:type="dxa"/>
              <w:right w:w="100" w:type="dxa"/>
            </w:tcMar>
          </w:tcPr>
          <w:p w:rsidR="00C04CAC" w:rsidRDefault="00D60ADC" w14:paraId="62C33A7E" w14:textId="77777777">
            <w:pPr>
              <w:widowControl w:val="0"/>
              <w:spacing w:line="240" w:lineRule="auto"/>
              <w:rPr>
                <w:sz w:val="20"/>
                <w:szCs w:val="20"/>
              </w:rPr>
            </w:pPr>
            <w:r>
              <w:rPr>
                <w:sz w:val="20"/>
                <w:szCs w:val="20"/>
              </w:rPr>
              <w:t>PI</w:t>
            </w:r>
          </w:p>
        </w:tc>
        <w:tc>
          <w:tcPr>
            <w:tcW w:w="4725" w:type="dxa"/>
            <w:tcMar>
              <w:top w:w="100" w:type="dxa"/>
              <w:left w:w="100" w:type="dxa"/>
              <w:bottom w:w="100" w:type="dxa"/>
              <w:right w:w="100" w:type="dxa"/>
            </w:tcMar>
          </w:tcPr>
          <w:p w:rsidR="00C04CAC" w:rsidRDefault="00D60ADC" w14:paraId="1317AC72" w14:textId="77777777">
            <w:pPr>
              <w:widowControl w:val="0"/>
              <w:spacing w:line="240" w:lineRule="auto"/>
              <w:rPr>
                <w:sz w:val="20"/>
                <w:szCs w:val="20"/>
              </w:rPr>
            </w:pPr>
            <w:r>
              <w:rPr>
                <w:sz w:val="20"/>
                <w:szCs w:val="20"/>
              </w:rPr>
              <w:t>35606214</w:t>
            </w:r>
          </w:p>
        </w:tc>
      </w:tr>
      <w:tr w:rsidR="00C04CAC" w:rsidTr="631335F1" w14:paraId="2F339B4A" w14:textId="77777777">
        <w:tc>
          <w:tcPr>
            <w:tcW w:w="2415" w:type="dxa"/>
            <w:tcMar>
              <w:top w:w="100" w:type="dxa"/>
              <w:left w:w="100" w:type="dxa"/>
              <w:bottom w:w="100" w:type="dxa"/>
              <w:right w:w="100" w:type="dxa"/>
            </w:tcMar>
          </w:tcPr>
          <w:p w:rsidR="00C04CAC" w:rsidRDefault="00D60ADC" w14:paraId="20F40ECC" w14:textId="77777777">
            <w:pPr>
              <w:widowControl w:val="0"/>
              <w:spacing w:line="240" w:lineRule="auto"/>
              <w:rPr>
                <w:sz w:val="20"/>
                <w:szCs w:val="20"/>
              </w:rPr>
            </w:pPr>
            <w:r>
              <w:rPr>
                <w:sz w:val="20"/>
                <w:szCs w:val="20"/>
              </w:rPr>
              <w:t>Bortezomib</w:t>
            </w:r>
          </w:p>
        </w:tc>
        <w:tc>
          <w:tcPr>
            <w:tcW w:w="2460" w:type="dxa"/>
            <w:tcMar>
              <w:top w:w="100" w:type="dxa"/>
              <w:left w:w="100" w:type="dxa"/>
              <w:bottom w:w="100" w:type="dxa"/>
              <w:right w:w="100" w:type="dxa"/>
            </w:tcMar>
          </w:tcPr>
          <w:p w:rsidR="00C04CAC" w:rsidRDefault="00D60ADC" w14:paraId="7202B34E" w14:textId="77777777">
            <w:pPr>
              <w:widowControl w:val="0"/>
              <w:spacing w:line="240" w:lineRule="auto"/>
              <w:rPr>
                <w:sz w:val="20"/>
                <w:szCs w:val="20"/>
              </w:rPr>
            </w:pPr>
            <w:r>
              <w:rPr>
                <w:sz w:val="20"/>
                <w:szCs w:val="20"/>
              </w:rPr>
              <w:t>PI</w:t>
            </w:r>
          </w:p>
        </w:tc>
        <w:tc>
          <w:tcPr>
            <w:tcW w:w="4725" w:type="dxa"/>
            <w:tcMar>
              <w:top w:w="100" w:type="dxa"/>
              <w:left w:w="100" w:type="dxa"/>
              <w:bottom w:w="100" w:type="dxa"/>
              <w:right w:w="100" w:type="dxa"/>
            </w:tcMar>
          </w:tcPr>
          <w:p w:rsidR="00C04CAC" w:rsidRDefault="00D60ADC" w14:paraId="1B6A7F12" w14:textId="77777777">
            <w:pPr>
              <w:widowControl w:val="0"/>
              <w:spacing w:line="240" w:lineRule="auto"/>
              <w:rPr>
                <w:sz w:val="20"/>
                <w:szCs w:val="20"/>
              </w:rPr>
            </w:pPr>
            <w:r>
              <w:rPr>
                <w:sz w:val="20"/>
                <w:szCs w:val="20"/>
              </w:rPr>
              <w:t>1336825</w:t>
            </w:r>
          </w:p>
        </w:tc>
      </w:tr>
      <w:tr w:rsidR="00C04CAC" w:rsidTr="631335F1" w14:paraId="1E491F01" w14:textId="77777777">
        <w:tc>
          <w:tcPr>
            <w:tcW w:w="2415" w:type="dxa"/>
            <w:tcMar>
              <w:top w:w="100" w:type="dxa"/>
              <w:left w:w="100" w:type="dxa"/>
              <w:bottom w:w="100" w:type="dxa"/>
              <w:right w:w="100" w:type="dxa"/>
            </w:tcMar>
          </w:tcPr>
          <w:p w:rsidR="00C04CAC" w:rsidRDefault="00D60ADC" w14:paraId="230798FD" w14:textId="77777777">
            <w:pPr>
              <w:widowControl w:val="0"/>
              <w:spacing w:line="240" w:lineRule="auto"/>
              <w:rPr>
                <w:sz w:val="20"/>
                <w:szCs w:val="20"/>
              </w:rPr>
            </w:pPr>
            <w:r>
              <w:rPr>
                <w:sz w:val="20"/>
                <w:szCs w:val="20"/>
              </w:rPr>
              <w:t>Carfilzomib</w:t>
            </w:r>
          </w:p>
        </w:tc>
        <w:tc>
          <w:tcPr>
            <w:tcW w:w="2460" w:type="dxa"/>
            <w:tcMar>
              <w:top w:w="100" w:type="dxa"/>
              <w:left w:w="100" w:type="dxa"/>
              <w:bottom w:w="100" w:type="dxa"/>
              <w:right w:w="100" w:type="dxa"/>
            </w:tcMar>
          </w:tcPr>
          <w:p w:rsidR="00C04CAC" w:rsidRDefault="00D60ADC" w14:paraId="2AD1948F" w14:textId="77777777">
            <w:pPr>
              <w:widowControl w:val="0"/>
              <w:spacing w:line="240" w:lineRule="auto"/>
              <w:rPr>
                <w:sz w:val="20"/>
                <w:szCs w:val="20"/>
              </w:rPr>
            </w:pPr>
            <w:r>
              <w:rPr>
                <w:sz w:val="20"/>
                <w:szCs w:val="20"/>
              </w:rPr>
              <w:t>PI</w:t>
            </w:r>
          </w:p>
        </w:tc>
        <w:tc>
          <w:tcPr>
            <w:tcW w:w="4725" w:type="dxa"/>
            <w:tcMar>
              <w:top w:w="100" w:type="dxa"/>
              <w:left w:w="100" w:type="dxa"/>
              <w:bottom w:w="100" w:type="dxa"/>
              <w:right w:w="100" w:type="dxa"/>
            </w:tcMar>
          </w:tcPr>
          <w:p w:rsidR="00C04CAC" w:rsidRDefault="00D60ADC" w14:paraId="1340912C" w14:textId="77777777">
            <w:pPr>
              <w:widowControl w:val="0"/>
              <w:spacing w:line="240" w:lineRule="auto"/>
              <w:rPr>
                <w:sz w:val="20"/>
                <w:szCs w:val="20"/>
              </w:rPr>
            </w:pPr>
            <w:r>
              <w:rPr>
                <w:sz w:val="20"/>
                <w:szCs w:val="20"/>
              </w:rPr>
              <w:t>42873638</w:t>
            </w:r>
          </w:p>
        </w:tc>
      </w:tr>
      <w:tr w:rsidR="00C04CAC" w:rsidTr="631335F1" w14:paraId="6556A906" w14:textId="77777777">
        <w:tc>
          <w:tcPr>
            <w:tcW w:w="2415" w:type="dxa"/>
            <w:tcMar>
              <w:top w:w="100" w:type="dxa"/>
              <w:left w:w="100" w:type="dxa"/>
              <w:bottom w:w="100" w:type="dxa"/>
              <w:right w:w="100" w:type="dxa"/>
            </w:tcMar>
          </w:tcPr>
          <w:p w:rsidR="00C04CAC" w:rsidRDefault="00D60ADC" w14:paraId="27A80FE3" w14:textId="77777777">
            <w:pPr>
              <w:widowControl w:val="0"/>
              <w:spacing w:line="240" w:lineRule="auto"/>
              <w:rPr>
                <w:sz w:val="20"/>
                <w:szCs w:val="20"/>
              </w:rPr>
            </w:pPr>
            <w:proofErr w:type="spellStart"/>
            <w:r>
              <w:rPr>
                <w:sz w:val="20"/>
                <w:szCs w:val="20"/>
              </w:rPr>
              <w:t>idecabtagene</w:t>
            </w:r>
            <w:proofErr w:type="spellEnd"/>
            <w:r>
              <w:rPr>
                <w:sz w:val="20"/>
                <w:szCs w:val="20"/>
              </w:rPr>
              <w:t xml:space="preserve"> </w:t>
            </w:r>
            <w:proofErr w:type="spellStart"/>
            <w:r>
              <w:rPr>
                <w:sz w:val="20"/>
                <w:szCs w:val="20"/>
              </w:rPr>
              <w:t>vicleucel</w:t>
            </w:r>
            <w:proofErr w:type="spellEnd"/>
          </w:p>
        </w:tc>
        <w:tc>
          <w:tcPr>
            <w:tcW w:w="2460" w:type="dxa"/>
            <w:tcMar>
              <w:top w:w="100" w:type="dxa"/>
              <w:left w:w="100" w:type="dxa"/>
              <w:bottom w:w="100" w:type="dxa"/>
              <w:right w:w="100" w:type="dxa"/>
            </w:tcMar>
          </w:tcPr>
          <w:p w:rsidR="00C04CAC" w:rsidRDefault="00D60ADC" w14:paraId="2B30B38C" w14:textId="77777777">
            <w:pPr>
              <w:widowControl w:val="0"/>
              <w:spacing w:line="240" w:lineRule="auto"/>
              <w:rPr>
                <w:sz w:val="20"/>
                <w:szCs w:val="20"/>
              </w:rPr>
            </w:pPr>
            <w:r>
              <w:rPr>
                <w:sz w:val="20"/>
                <w:szCs w:val="20"/>
              </w:rPr>
              <w:t>CAR T</w:t>
            </w:r>
          </w:p>
        </w:tc>
        <w:tc>
          <w:tcPr>
            <w:tcW w:w="4725" w:type="dxa"/>
            <w:tcMar>
              <w:top w:w="100" w:type="dxa"/>
              <w:left w:w="100" w:type="dxa"/>
              <w:bottom w:w="100" w:type="dxa"/>
              <w:right w:w="100" w:type="dxa"/>
            </w:tcMar>
          </w:tcPr>
          <w:p w:rsidR="00C04CAC" w:rsidRDefault="00D60ADC" w14:paraId="03BEECD2" w14:textId="77777777">
            <w:pPr>
              <w:widowControl w:val="0"/>
              <w:spacing w:line="240" w:lineRule="auto"/>
              <w:rPr>
                <w:sz w:val="20"/>
                <w:szCs w:val="20"/>
              </w:rPr>
            </w:pPr>
            <w:r>
              <w:rPr>
                <w:sz w:val="20"/>
                <w:szCs w:val="20"/>
              </w:rPr>
              <w:t>36026868</w:t>
            </w:r>
          </w:p>
        </w:tc>
      </w:tr>
      <w:tr w:rsidR="00C04CAC" w:rsidTr="631335F1" w14:paraId="44D4B9B4" w14:textId="77777777">
        <w:tc>
          <w:tcPr>
            <w:tcW w:w="2415" w:type="dxa"/>
            <w:tcMar>
              <w:top w:w="100" w:type="dxa"/>
              <w:left w:w="100" w:type="dxa"/>
              <w:bottom w:w="100" w:type="dxa"/>
              <w:right w:w="100" w:type="dxa"/>
            </w:tcMar>
          </w:tcPr>
          <w:p w:rsidR="00C04CAC" w:rsidRDefault="00D60ADC" w14:paraId="5C4F1C33" w14:textId="77777777">
            <w:pPr>
              <w:widowControl w:val="0"/>
              <w:spacing w:line="240" w:lineRule="auto"/>
              <w:rPr>
                <w:sz w:val="20"/>
                <w:szCs w:val="20"/>
              </w:rPr>
            </w:pPr>
            <w:proofErr w:type="spellStart"/>
            <w:r>
              <w:rPr>
                <w:sz w:val="20"/>
                <w:szCs w:val="20"/>
              </w:rPr>
              <w:t>ciltacabtagene</w:t>
            </w:r>
            <w:proofErr w:type="spellEnd"/>
            <w:r>
              <w:rPr>
                <w:sz w:val="20"/>
                <w:szCs w:val="20"/>
              </w:rPr>
              <w:t xml:space="preserve"> </w:t>
            </w:r>
            <w:proofErr w:type="spellStart"/>
            <w:r>
              <w:rPr>
                <w:sz w:val="20"/>
                <w:szCs w:val="20"/>
              </w:rPr>
              <w:t>autoleucel</w:t>
            </w:r>
            <w:proofErr w:type="spellEnd"/>
          </w:p>
        </w:tc>
        <w:tc>
          <w:tcPr>
            <w:tcW w:w="2460" w:type="dxa"/>
            <w:tcMar>
              <w:top w:w="100" w:type="dxa"/>
              <w:left w:w="100" w:type="dxa"/>
              <w:bottom w:w="100" w:type="dxa"/>
              <w:right w:w="100" w:type="dxa"/>
            </w:tcMar>
          </w:tcPr>
          <w:p w:rsidR="00C04CAC" w:rsidRDefault="00D60ADC" w14:paraId="169344A4" w14:textId="77777777">
            <w:pPr>
              <w:widowControl w:val="0"/>
              <w:spacing w:line="240" w:lineRule="auto"/>
              <w:rPr>
                <w:sz w:val="20"/>
                <w:szCs w:val="20"/>
              </w:rPr>
            </w:pPr>
            <w:r>
              <w:rPr>
                <w:sz w:val="20"/>
                <w:szCs w:val="20"/>
              </w:rPr>
              <w:t>CAR T</w:t>
            </w:r>
          </w:p>
        </w:tc>
        <w:tc>
          <w:tcPr>
            <w:tcW w:w="4725" w:type="dxa"/>
            <w:tcMar>
              <w:top w:w="100" w:type="dxa"/>
              <w:left w:w="100" w:type="dxa"/>
              <w:bottom w:w="100" w:type="dxa"/>
              <w:right w:w="100" w:type="dxa"/>
            </w:tcMar>
          </w:tcPr>
          <w:p w:rsidR="00C04CAC" w:rsidRDefault="00D60ADC" w14:paraId="0FC64955" w14:textId="77777777">
            <w:pPr>
              <w:widowControl w:val="0"/>
              <w:spacing w:line="240" w:lineRule="auto"/>
              <w:rPr>
                <w:sz w:val="20"/>
                <w:szCs w:val="20"/>
              </w:rPr>
            </w:pPr>
            <w:r>
              <w:rPr>
                <w:sz w:val="20"/>
                <w:szCs w:val="20"/>
              </w:rPr>
              <w:t>779144</w:t>
            </w:r>
          </w:p>
        </w:tc>
      </w:tr>
      <w:tr w:rsidR="5F82BD0A" w:rsidTr="631335F1" w14:paraId="6C9C4FAD">
        <w:trPr>
          <w:trHeight w:val="300"/>
          <w:ins w:author="alb_m" w:date="2026-02-20T15:40:29.76Z" w16du:dateUtc="2026-02-20T15:40:29.76Z" w:id="59038717"/>
        </w:trPr>
        <w:tc>
          <w:tcPr>
            <w:tcW w:w="2415" w:type="dxa"/>
            <w:tcMar>
              <w:top w:w="100" w:type="dxa"/>
              <w:left w:w="100" w:type="dxa"/>
              <w:bottom w:w="100" w:type="dxa"/>
              <w:right w:w="100" w:type="dxa"/>
            </w:tcMar>
          </w:tcPr>
          <w:p w:rsidR="14482FC3" w:rsidP="5F82BD0A" w:rsidRDefault="14482FC3" w14:paraId="6AB0777E" w14:textId="60FDBC87">
            <w:pPr>
              <w:pStyle w:val="Normal"/>
              <w:spacing w:line="240" w:lineRule="auto"/>
              <w:rPr>
                <w:rFonts w:ascii="Arial" w:hAnsi="Arial" w:eastAsia="Arial" w:cs="Arial"/>
                <w:noProof w:val="0"/>
                <w:sz w:val="20"/>
                <w:szCs w:val="20"/>
                <w:lang w:val="en-GB"/>
              </w:rPr>
            </w:pPr>
            <w:ins w:author="alb_m" w:date="2026-02-20T15:41:05.909Z" w16du:dateUtc="2026-02-20T15:41:05.909Z" w:id="1426126421">
              <w:r w:rsidRPr="5F82BD0A" w:rsidR="14482FC3">
                <w:rPr>
                  <w:rFonts w:ascii="Calibri" w:hAnsi="Calibri" w:eastAsia="Calibri" w:cs="Calibri"/>
                  <w:b w:val="0"/>
                  <w:bCs w:val="0"/>
                  <w:i w:val="0"/>
                  <w:iCs w:val="0"/>
                  <w:caps w:val="0"/>
                  <w:smallCaps w:val="0"/>
                  <w:noProof w:val="0"/>
                  <w:color w:val="242424"/>
                  <w:sz w:val="22"/>
                  <w:szCs w:val="22"/>
                  <w:lang w:val="en-GB"/>
                </w:rPr>
                <w:t>Talquetamab</w:t>
              </w:r>
            </w:ins>
          </w:p>
        </w:tc>
        <w:tc>
          <w:tcPr>
            <w:tcW w:w="2460" w:type="dxa"/>
            <w:tcMar>
              <w:top w:w="100" w:type="dxa"/>
              <w:left w:w="100" w:type="dxa"/>
              <w:bottom w:w="100" w:type="dxa"/>
              <w:right w:w="100" w:type="dxa"/>
            </w:tcMar>
          </w:tcPr>
          <w:p w:rsidR="2147AEC5" w:rsidP="5F82BD0A" w:rsidRDefault="2147AEC5" w14:paraId="4047F2DD" w14:textId="70DFF20B">
            <w:pPr>
              <w:pStyle w:val="Normal"/>
              <w:spacing w:line="240" w:lineRule="auto"/>
              <w:rPr>
                <w:sz w:val="20"/>
                <w:szCs w:val="20"/>
              </w:rPr>
            </w:pPr>
            <w:ins w:author="alb_m" w:date="2026-02-20T15:51:31.834Z" w16du:dateUtc="2026-02-20T15:51:31.834Z" w:id="1395297095">
              <w:r w:rsidRPr="5F82BD0A" w:rsidR="2147AEC5">
                <w:rPr>
                  <w:sz w:val="20"/>
                  <w:szCs w:val="20"/>
                </w:rPr>
                <w:t>T cell engager</w:t>
              </w:r>
            </w:ins>
          </w:p>
        </w:tc>
        <w:tc>
          <w:tcPr>
            <w:tcW w:w="4725" w:type="dxa"/>
            <w:tcMar>
              <w:top w:w="100" w:type="dxa"/>
              <w:left w:w="100" w:type="dxa"/>
              <w:bottom w:w="100" w:type="dxa"/>
              <w:right w:w="100" w:type="dxa"/>
            </w:tcMar>
          </w:tcPr>
          <w:p w:rsidR="14482FC3" w:rsidP="5F82BD0A" w:rsidRDefault="14482FC3" w14:paraId="029E2BB7" w14:textId="4F31130E">
            <w:pPr>
              <w:pStyle w:val="Normal"/>
              <w:suppressLineNumbers w:val="0"/>
              <w:bidi w:val="0"/>
              <w:spacing w:before="0" w:beforeAutospacing="off" w:after="0" w:afterAutospacing="off" w:line="240" w:lineRule="auto"/>
              <w:ind w:left="0" w:right="0"/>
              <w:jc w:val="left"/>
              <w:rPr>
                <w:rFonts w:ascii="Arial" w:hAnsi="Arial" w:eastAsia="Arial" w:cs="Arial"/>
                <w:noProof w:val="0"/>
                <w:sz w:val="20"/>
                <w:szCs w:val="20"/>
                <w:lang w:val="en-GB"/>
              </w:rPr>
              <w:pPrChange w:author="alb_m" w:date="2026-02-20T15:51:25.651Z">
                <w:pPr>
                  <w:pStyle w:val="Normal"/>
                  <w:spacing w:line="240" w:lineRule="auto"/>
                </w:pPr>
              </w:pPrChange>
            </w:pPr>
            <w:ins w:author="alb_m" w:date="2026-02-20T15:41:23.347Z" w16du:dateUtc="2026-02-20T15:41:23.347Z" w:id="2047703964">
              <w:r w:rsidRPr="5F82BD0A" w:rsidR="14482FC3">
                <w:rPr>
                  <w:rFonts w:ascii="Calibri" w:hAnsi="Calibri" w:eastAsia="Calibri" w:cs="Calibri"/>
                  <w:b w:val="0"/>
                  <w:bCs w:val="0"/>
                  <w:i w:val="0"/>
                  <w:iCs w:val="0"/>
                  <w:caps w:val="0"/>
                  <w:smallCaps w:val="0"/>
                  <w:noProof w:val="0"/>
                  <w:color w:val="242424"/>
                  <w:sz w:val="22"/>
                  <w:szCs w:val="22"/>
                  <w:lang w:val="en-GB"/>
                </w:rPr>
                <w:t>746340</w:t>
              </w:r>
            </w:ins>
          </w:p>
        </w:tc>
      </w:tr>
      <w:tr w:rsidR="5F82BD0A" w:rsidTr="631335F1" w14:paraId="1E6EEC27">
        <w:trPr>
          <w:trHeight w:val="300"/>
          <w:ins w:author="alb_m" w:date="2026-02-20T15:40:31.27Z" w16du:dateUtc="2026-02-20T15:40:31.27Z" w:id="1240849367"/>
        </w:trPr>
        <w:tc>
          <w:tcPr>
            <w:tcW w:w="2415" w:type="dxa"/>
            <w:tcMar>
              <w:top w:w="100" w:type="dxa"/>
              <w:left w:w="100" w:type="dxa"/>
              <w:bottom w:w="100" w:type="dxa"/>
              <w:right w:w="100" w:type="dxa"/>
            </w:tcMar>
          </w:tcPr>
          <w:p w:rsidR="14482FC3" w:rsidP="5F82BD0A" w:rsidRDefault="14482FC3" w14:paraId="43B958C0" w14:textId="5D940582">
            <w:pPr>
              <w:pStyle w:val="Normal"/>
              <w:spacing w:line="240" w:lineRule="auto"/>
              <w:rPr>
                <w:rFonts w:ascii="Arial" w:hAnsi="Arial" w:eastAsia="Arial" w:cs="Arial"/>
                <w:noProof w:val="0"/>
                <w:sz w:val="20"/>
                <w:szCs w:val="20"/>
                <w:lang w:val="en-GB"/>
              </w:rPr>
            </w:pPr>
            <w:ins w:author="alb_m" w:date="2026-02-20T15:41:34.329Z" w16du:dateUtc="2026-02-20T15:41:34.329Z" w:id="489924453">
              <w:r w:rsidRPr="5F82BD0A" w:rsidR="14482FC3">
                <w:rPr>
                  <w:rFonts w:ascii="Calibri" w:hAnsi="Calibri" w:eastAsia="Calibri" w:cs="Calibri"/>
                  <w:b w:val="0"/>
                  <w:bCs w:val="0"/>
                  <w:i w:val="0"/>
                  <w:iCs w:val="0"/>
                  <w:caps w:val="0"/>
                  <w:smallCaps w:val="0"/>
                  <w:noProof w:val="0"/>
                  <w:color w:val="242424"/>
                  <w:sz w:val="22"/>
                  <w:szCs w:val="22"/>
                  <w:lang w:val="en-GB"/>
                </w:rPr>
                <w:t>Elranatamab</w:t>
              </w:r>
            </w:ins>
          </w:p>
        </w:tc>
        <w:tc>
          <w:tcPr>
            <w:tcW w:w="2460" w:type="dxa"/>
            <w:tcMar>
              <w:top w:w="100" w:type="dxa"/>
              <w:left w:w="100" w:type="dxa"/>
              <w:bottom w:w="100" w:type="dxa"/>
              <w:right w:w="100" w:type="dxa"/>
            </w:tcMar>
          </w:tcPr>
          <w:p w:rsidR="40B27FE2" w:rsidP="5F82BD0A" w:rsidRDefault="40B27FE2" w14:paraId="33D95911" w14:textId="33A610AC">
            <w:pPr>
              <w:pStyle w:val="Normal"/>
              <w:spacing w:line="240" w:lineRule="auto"/>
              <w:rPr>
                <w:sz w:val="20"/>
                <w:szCs w:val="20"/>
              </w:rPr>
            </w:pPr>
            <w:ins w:author="alb_m" w:date="2026-02-20T15:51:59.744Z" w16du:dateUtc="2026-02-20T15:51:59.744Z" w:id="716755834">
              <w:r w:rsidRPr="5F82BD0A" w:rsidR="40B27FE2">
                <w:rPr>
                  <w:sz w:val="20"/>
                  <w:szCs w:val="20"/>
                </w:rPr>
                <w:t>T cell engager</w:t>
              </w:r>
            </w:ins>
          </w:p>
        </w:tc>
        <w:tc>
          <w:tcPr>
            <w:tcW w:w="4725" w:type="dxa"/>
            <w:tcMar>
              <w:top w:w="100" w:type="dxa"/>
              <w:left w:w="100" w:type="dxa"/>
              <w:bottom w:w="100" w:type="dxa"/>
              <w:right w:w="100" w:type="dxa"/>
            </w:tcMar>
          </w:tcPr>
          <w:p w:rsidR="14482FC3" w:rsidP="5F82BD0A" w:rsidRDefault="14482FC3" w14:paraId="3FC677F1" w14:textId="79C8790E">
            <w:pPr>
              <w:pStyle w:val="Normal"/>
              <w:spacing w:line="240" w:lineRule="auto"/>
              <w:rPr>
                <w:rFonts w:ascii="Arial" w:hAnsi="Arial" w:eastAsia="Arial" w:cs="Arial"/>
                <w:noProof w:val="0"/>
                <w:sz w:val="20"/>
                <w:szCs w:val="20"/>
                <w:lang w:val="en-GB"/>
              </w:rPr>
            </w:pPr>
            <w:ins w:author="alb_m" w:date="2026-02-20T15:41:59.878Z" w16du:dateUtc="2026-02-20T15:41:59.878Z" w:id="2136168985">
              <w:r w:rsidRPr="5F82BD0A" w:rsidR="14482FC3">
                <w:rPr>
                  <w:rFonts w:ascii="Calibri" w:hAnsi="Calibri" w:eastAsia="Calibri" w:cs="Calibri"/>
                  <w:b w:val="0"/>
                  <w:bCs w:val="0"/>
                  <w:i w:val="0"/>
                  <w:iCs w:val="0"/>
                  <w:caps w:val="0"/>
                  <w:smallCaps w:val="0"/>
                  <w:noProof w:val="0"/>
                  <w:color w:val="242424"/>
                  <w:sz w:val="22"/>
                  <w:szCs w:val="22"/>
                  <w:lang w:val="en-GB"/>
                </w:rPr>
                <w:t>746391</w:t>
              </w:r>
            </w:ins>
          </w:p>
        </w:tc>
      </w:tr>
      <w:tr w:rsidR="5F82BD0A" w:rsidTr="631335F1" w14:paraId="1278A79E">
        <w:trPr>
          <w:trHeight w:val="300"/>
          <w:ins w:author="alb_m" w:date="2026-02-20T15:40:33.606Z" w16du:dateUtc="2026-02-20T15:40:33.606Z" w:id="1375220046"/>
        </w:trPr>
        <w:tc>
          <w:tcPr>
            <w:tcW w:w="2415" w:type="dxa"/>
            <w:tcMar>
              <w:top w:w="100" w:type="dxa"/>
              <w:left w:w="100" w:type="dxa"/>
              <w:bottom w:w="100" w:type="dxa"/>
              <w:right w:w="100" w:type="dxa"/>
            </w:tcMar>
          </w:tcPr>
          <w:p w:rsidR="14482FC3" w:rsidP="5F82BD0A" w:rsidRDefault="14482FC3" w14:paraId="0A02368D" w14:textId="543DEECF">
            <w:pPr>
              <w:pStyle w:val="Normal"/>
              <w:spacing w:line="240" w:lineRule="auto"/>
              <w:rPr>
                <w:rFonts w:ascii="Arial" w:hAnsi="Arial" w:eastAsia="Arial" w:cs="Arial"/>
                <w:noProof w:val="0"/>
                <w:sz w:val="20"/>
                <w:szCs w:val="20"/>
                <w:lang w:val="en-GB"/>
              </w:rPr>
            </w:pPr>
            <w:ins w:author="alb_m" w:date="2026-02-20T15:42:07.442Z" w16du:dateUtc="2026-02-20T15:42:07.442Z" w:id="1946889915">
              <w:r w:rsidRPr="5F82BD0A" w:rsidR="14482FC3">
                <w:rPr>
                  <w:rFonts w:ascii="Calibri" w:hAnsi="Calibri" w:eastAsia="Calibri" w:cs="Calibri"/>
                  <w:b w:val="0"/>
                  <w:bCs w:val="0"/>
                  <w:i w:val="0"/>
                  <w:iCs w:val="0"/>
                  <w:caps w:val="0"/>
                  <w:smallCaps w:val="0"/>
                  <w:noProof w:val="0"/>
                  <w:color w:val="242424"/>
                  <w:sz w:val="22"/>
                  <w:szCs w:val="22"/>
                  <w:lang w:val="en-GB"/>
                </w:rPr>
                <w:t>Teclistamab</w:t>
              </w:r>
            </w:ins>
          </w:p>
        </w:tc>
        <w:tc>
          <w:tcPr>
            <w:tcW w:w="2460" w:type="dxa"/>
            <w:tcMar>
              <w:top w:w="100" w:type="dxa"/>
              <w:left w:w="100" w:type="dxa"/>
              <w:bottom w:w="100" w:type="dxa"/>
              <w:right w:w="100" w:type="dxa"/>
            </w:tcMar>
          </w:tcPr>
          <w:p w:rsidR="72CC077B" w:rsidP="5F82BD0A" w:rsidRDefault="72CC077B" w14:paraId="569F3D4F" w14:textId="66DB6227">
            <w:pPr>
              <w:pStyle w:val="Normal"/>
              <w:spacing w:line="240" w:lineRule="auto"/>
              <w:rPr>
                <w:sz w:val="20"/>
                <w:szCs w:val="20"/>
              </w:rPr>
            </w:pPr>
            <w:ins w:author="alb_m" w:date="2026-02-20T15:51:44.272Z" w16du:dateUtc="2026-02-20T15:51:44.272Z" w:id="2144917562">
              <w:r w:rsidRPr="5F82BD0A" w:rsidR="72CC077B">
                <w:rPr>
                  <w:sz w:val="20"/>
                  <w:szCs w:val="20"/>
                </w:rPr>
                <w:t>T cell engager</w:t>
              </w:r>
            </w:ins>
          </w:p>
        </w:tc>
        <w:tc>
          <w:tcPr>
            <w:tcW w:w="4725" w:type="dxa"/>
            <w:tcMar>
              <w:top w:w="100" w:type="dxa"/>
              <w:left w:w="100" w:type="dxa"/>
              <w:bottom w:w="100" w:type="dxa"/>
              <w:right w:w="100" w:type="dxa"/>
            </w:tcMar>
          </w:tcPr>
          <w:p w:rsidR="14482FC3" w:rsidP="5F82BD0A" w:rsidRDefault="14482FC3" w14:paraId="6A4B9FDA" w14:textId="5E88E8BA">
            <w:pPr>
              <w:pStyle w:val="Normal"/>
              <w:spacing w:line="240" w:lineRule="auto"/>
              <w:rPr>
                <w:sz w:val="20"/>
                <w:szCs w:val="20"/>
              </w:rPr>
            </w:pPr>
            <w:ins w:author="alb_m" w:date="2026-02-20T15:42:20.686Z" w16du:dateUtc="2026-02-20T15:42:20.686Z" w:id="1913708259">
              <w:r w:rsidRPr="5F82BD0A" w:rsidR="14482FC3">
                <w:rPr>
                  <w:sz w:val="20"/>
                  <w:szCs w:val="20"/>
                </w:rPr>
                <w:t>905786</w:t>
              </w:r>
            </w:ins>
          </w:p>
        </w:tc>
      </w:tr>
      <w:tr w:rsidR="5F82BD0A" w:rsidTr="631335F1" w14:paraId="0F86B356">
        <w:trPr>
          <w:trHeight w:val="300"/>
          <w:ins w:author="alb_m" w:date="2026-02-20T15:42:47.264Z" w16du:dateUtc="2026-02-20T15:42:47.264Z" w:id="703337151"/>
        </w:trPr>
        <w:tc>
          <w:tcPr>
            <w:tcW w:w="2415" w:type="dxa"/>
            <w:tcMar>
              <w:top w:w="100" w:type="dxa"/>
              <w:left w:w="100" w:type="dxa"/>
              <w:bottom w:w="100" w:type="dxa"/>
              <w:right w:w="100" w:type="dxa"/>
            </w:tcMar>
          </w:tcPr>
          <w:p w:rsidR="14482FC3" w:rsidP="5F82BD0A" w:rsidRDefault="14482FC3" w14:paraId="60E6DF51" w14:textId="7FBD9532">
            <w:pPr>
              <w:spacing w:before="0" w:beforeAutospacing="off" w:after="0" w:afterAutospacing="off"/>
              <w:rPr>
                <w:b w:val="0"/>
                <w:bCs w:val="0"/>
                <w:i w:val="0"/>
                <w:iCs w:val="0"/>
                <w:strike w:val="0"/>
                <w:dstrike w:val="0"/>
                <w:color w:val="000000" w:themeColor="text1" w:themeTint="FF" w:themeShade="FF"/>
                <w:sz w:val="20"/>
                <w:szCs w:val="20"/>
                <w:u w:val="none"/>
                <w:rPrChange w:author="alb_m" w:date="2026-02-20T15:43:34.883Z" w:id="1447102017">
                  <w:rPr>
                    <w:b w:val="0"/>
                    <w:bCs w:val="0"/>
                    <w:i w:val="0"/>
                    <w:iCs w:val="0"/>
                    <w:strike w:val="0"/>
                    <w:dstrike w:val="0"/>
                    <w:color w:val="000000" w:themeColor="text1" w:themeTint="FF" w:themeShade="FF"/>
                    <w:sz w:val="22"/>
                    <w:szCs w:val="22"/>
                    <w:u w:val="none"/>
                  </w:rPr>
                </w:rPrChange>
              </w:rPr>
              <w:pPrChange w:author="alb_m" w:date="2026-02-20T15:43:05.305Z">
                <w:pPr/>
              </w:pPrChange>
            </w:pPr>
            <w:ins w:author="alb_m" w:date="2026-02-20T15:43:05.308Z" w16du:dateUtc="2026-02-20T15:43:05.308Z" w:id="1634597663">
              <w:r w:rsidRPr="5F82BD0A" w:rsidR="14482FC3">
                <w:rPr>
                  <w:b w:val="0"/>
                  <w:bCs w:val="0"/>
                  <w:i w:val="0"/>
                  <w:iCs w:val="0"/>
                  <w:strike w:val="0"/>
                  <w:dstrike w:val="0"/>
                  <w:color w:val="000000" w:themeColor="text1" w:themeTint="FF" w:themeShade="FF"/>
                  <w:sz w:val="20"/>
                  <w:szCs w:val="20"/>
                  <w:u w:val="none"/>
                  <w:rPrChange w:author="alb_m" w:date="2026-02-20T15:43:34.882Z" w16du:dateUtc="2026-02-20T15:43:34.882Z" w:id="1295719743">
                    <w:rPr>
                      <w:b w:val="0"/>
                      <w:bCs w:val="0"/>
                      <w:i w:val="0"/>
                      <w:iCs w:val="0"/>
                      <w:strike w:val="0"/>
                      <w:dstrike w:val="0"/>
                      <w:color w:val="000000" w:themeColor="text1" w:themeTint="FF" w:themeShade="FF"/>
                      <w:sz w:val="22"/>
                      <w:szCs w:val="22"/>
                      <w:u w:val="none"/>
                    </w:rPr>
                  </w:rPrChange>
                </w:rPr>
                <w:t>F</w:t>
              </w:r>
              <w:r w:rsidRPr="5F82BD0A" w:rsidR="5F82BD0A">
                <w:rPr>
                  <w:b w:val="0"/>
                  <w:bCs w:val="0"/>
                  <w:i w:val="0"/>
                  <w:iCs w:val="0"/>
                  <w:strike w:val="0"/>
                  <w:dstrike w:val="0"/>
                  <w:color w:val="000000" w:themeColor="text1" w:themeTint="FF" w:themeShade="FF"/>
                  <w:sz w:val="20"/>
                  <w:szCs w:val="20"/>
                  <w:u w:val="none"/>
                  <w:rPrChange w:author="alb_m" w:date="2026-02-20T15:43:34.882Z" w16du:dateUtc="2026-02-20T15:43:34.882Z" w:id="707225429">
                    <w:rPr>
                      <w:b w:val="0"/>
                      <w:bCs w:val="0"/>
                      <w:i w:val="0"/>
                      <w:iCs w:val="0"/>
                      <w:strike w:val="0"/>
                      <w:dstrike w:val="0"/>
                      <w:color w:val="000000" w:themeColor="text1" w:themeTint="FF" w:themeShade="FF"/>
                      <w:sz w:val="22"/>
                      <w:szCs w:val="22"/>
                      <w:u w:val="none"/>
                    </w:rPr>
                  </w:rPrChange>
                </w:rPr>
                <w:t>ludarabine</w:t>
              </w:r>
            </w:ins>
          </w:p>
        </w:tc>
        <w:tc>
          <w:tcPr>
            <w:tcW w:w="2460" w:type="dxa"/>
            <w:tcMar>
              <w:top w:w="100" w:type="dxa"/>
              <w:left w:w="100" w:type="dxa"/>
              <w:bottom w:w="100" w:type="dxa"/>
              <w:right w:w="100" w:type="dxa"/>
            </w:tcMar>
          </w:tcPr>
          <w:p w:rsidR="5EF91A87" w:rsidP="5F82BD0A" w:rsidRDefault="5EF91A87" w14:paraId="7DF576F9" w14:textId="5DCC3F2B">
            <w:pPr>
              <w:pStyle w:val="Normal"/>
              <w:spacing w:line="240" w:lineRule="auto"/>
              <w:rPr>
                <w:rFonts w:ascii="Arial" w:hAnsi="Arial" w:eastAsia="Arial" w:cs="Arial"/>
                <w:noProof w:val="0"/>
                <w:sz w:val="20"/>
                <w:szCs w:val="20"/>
                <w:lang w:val="en-GB"/>
              </w:rPr>
            </w:pPr>
            <w:ins w:author="alb_m" w:date="2026-02-20T15:52:13.867Z" w16du:dateUtc="2026-02-20T15:52:13.867Z" w:id="869671439">
              <w:r w:rsidRPr="5F82BD0A" w:rsidR="5EF91A87">
                <w:rPr>
                  <w:rFonts w:ascii="Calibri" w:hAnsi="Calibri" w:eastAsia="Calibri" w:cs="Calibri"/>
                  <w:b w:val="0"/>
                  <w:bCs w:val="0"/>
                  <w:i w:val="0"/>
                  <w:iCs w:val="0"/>
                  <w:caps w:val="0"/>
                  <w:smallCaps w:val="0"/>
                  <w:noProof w:val="0"/>
                  <w:color w:val="242424"/>
                  <w:sz w:val="22"/>
                  <w:szCs w:val="22"/>
                  <w:lang w:val="en-GB"/>
                </w:rPr>
                <w:t xml:space="preserve">purine </w:t>
              </w:r>
              <w:r w:rsidRPr="5F82BD0A" w:rsidR="5EF91A87">
                <w:rPr>
                  <w:rFonts w:ascii="Calibri" w:hAnsi="Calibri" w:eastAsia="Calibri" w:cs="Calibri"/>
                  <w:b w:val="0"/>
                  <w:bCs w:val="0"/>
                  <w:i w:val="0"/>
                  <w:iCs w:val="0"/>
                  <w:caps w:val="0"/>
                  <w:smallCaps w:val="0"/>
                  <w:noProof w:val="0"/>
                  <w:color w:val="242424"/>
                  <w:sz w:val="22"/>
                  <w:szCs w:val="22"/>
                  <w:lang w:val="en-GB"/>
                </w:rPr>
                <w:t>analog</w:t>
              </w:r>
              <w:r w:rsidRPr="5F82BD0A" w:rsidR="5EF91A87">
                <w:rPr>
                  <w:rFonts w:ascii="Calibri" w:hAnsi="Calibri" w:eastAsia="Calibri" w:cs="Calibri"/>
                  <w:b w:val="0"/>
                  <w:bCs w:val="0"/>
                  <w:i w:val="0"/>
                  <w:iCs w:val="0"/>
                  <w:caps w:val="0"/>
                  <w:smallCaps w:val="0"/>
                  <w:noProof w:val="0"/>
                  <w:color w:val="242424"/>
                  <w:sz w:val="22"/>
                  <w:szCs w:val="22"/>
                  <w:lang w:val="en-GB"/>
                </w:rPr>
                <w:t>; inhibits DNA synthesis</w:t>
              </w:r>
            </w:ins>
          </w:p>
        </w:tc>
        <w:tc>
          <w:tcPr>
            <w:tcW w:w="4725" w:type="dxa"/>
            <w:tcMar>
              <w:top w:w="100" w:type="dxa"/>
              <w:left w:w="100" w:type="dxa"/>
              <w:bottom w:w="100" w:type="dxa"/>
              <w:right w:w="100" w:type="dxa"/>
            </w:tcMar>
          </w:tcPr>
          <w:p w:rsidR="5F82BD0A" w:rsidP="5F82BD0A" w:rsidRDefault="5F82BD0A" w14:paraId="1AAD3572" w14:textId="117AEF9D">
            <w:pPr>
              <w:pStyle w:val="Normal"/>
              <w:spacing w:line="240" w:lineRule="auto"/>
              <w:rPr>
                <w:sz w:val="20"/>
                <w:szCs w:val="20"/>
              </w:rPr>
            </w:pPr>
          </w:p>
        </w:tc>
      </w:tr>
      <w:tr w:rsidR="5F82BD0A" w:rsidTr="631335F1" w14:paraId="1FF14DB6">
        <w:trPr>
          <w:trHeight w:val="300"/>
          <w:ins w:author="alb_m" w:date="2026-02-20T15:55:56.01Z" w16du:dateUtc="2026-02-20T15:55:56.01Z" w:id="1902690527"/>
        </w:trPr>
        <w:tc>
          <w:tcPr>
            <w:tcW w:w="2415" w:type="dxa"/>
            <w:tcMar>
              <w:top w:w="100" w:type="dxa"/>
              <w:left w:w="100" w:type="dxa"/>
              <w:bottom w:w="100" w:type="dxa"/>
              <w:right w:w="100" w:type="dxa"/>
            </w:tcMar>
          </w:tcPr>
          <w:p w:rsidR="4F9B9F55" w:rsidP="5F82BD0A" w:rsidRDefault="4F9B9F55" w14:paraId="46DCE065" w14:textId="2D0F3536">
            <w:pPr>
              <w:pStyle w:val="Normal"/>
              <w:rPr>
                <w:rFonts w:ascii="Arial" w:hAnsi="Arial" w:eastAsia="Arial" w:cs="Arial"/>
                <w:noProof w:val="0"/>
                <w:sz w:val="20"/>
                <w:szCs w:val="20"/>
                <w:lang w:val="en-GB"/>
              </w:rPr>
            </w:pPr>
            <w:ins w:author="alb_m" w:date="2026-02-20T15:56:25.656Z" w16du:dateUtc="2026-02-20T15:56:25.656Z" w:id="537007838">
              <w:r w:rsidRPr="5F82BD0A" w:rsidR="4F9B9F55">
                <w:rPr>
                  <w:rFonts w:ascii="Calibri" w:hAnsi="Calibri" w:eastAsia="Calibri" w:cs="Calibri"/>
                  <w:b w:val="0"/>
                  <w:bCs w:val="0"/>
                  <w:i w:val="0"/>
                  <w:iCs w:val="0"/>
                  <w:caps w:val="0"/>
                  <w:smallCaps w:val="0"/>
                  <w:noProof w:val="0"/>
                  <w:color w:val="242424"/>
                  <w:sz w:val="22"/>
                  <w:szCs w:val="22"/>
                  <w:lang w:val="en-GB"/>
                </w:rPr>
                <w:t>Melphalan</w:t>
              </w:r>
            </w:ins>
          </w:p>
        </w:tc>
        <w:tc>
          <w:tcPr>
            <w:tcW w:w="2460" w:type="dxa"/>
            <w:tcMar>
              <w:top w:w="100" w:type="dxa"/>
              <w:left w:w="100" w:type="dxa"/>
              <w:bottom w:w="100" w:type="dxa"/>
              <w:right w:w="100" w:type="dxa"/>
            </w:tcMar>
          </w:tcPr>
          <w:p w:rsidR="4F9B9F55" w:rsidP="5F82BD0A" w:rsidRDefault="4F9B9F55" w14:paraId="6FCEDFE3" w14:textId="7262D81B">
            <w:pPr>
              <w:pStyle w:val="Normal"/>
              <w:spacing w:line="240" w:lineRule="auto"/>
              <w:rPr>
                <w:rFonts w:ascii="Calibri" w:hAnsi="Calibri" w:eastAsia="Calibri" w:cs="Calibri"/>
                <w:noProof w:val="0"/>
                <w:sz w:val="22"/>
                <w:szCs w:val="22"/>
                <w:lang w:val="en-GB"/>
              </w:rPr>
            </w:pPr>
            <w:ins w:author="alb_m" w:date="2026-02-20T15:56:41.506Z" w16du:dateUtc="2026-02-20T15:56:41.506Z" w:id="1955669275">
              <w:r w:rsidRPr="5F82BD0A" w:rsidR="4F9B9F55">
                <w:rPr>
                  <w:rFonts w:ascii="Calibri" w:hAnsi="Calibri" w:eastAsia="Calibri" w:cs="Calibri"/>
                  <w:b w:val="0"/>
                  <w:bCs w:val="0"/>
                  <w:i w:val="0"/>
                  <w:iCs w:val="0"/>
                  <w:caps w:val="0"/>
                  <w:smallCaps w:val="0"/>
                  <w:noProof w:val="0"/>
                  <w:color w:val="242424"/>
                  <w:sz w:val="22"/>
                  <w:szCs w:val="22"/>
                  <w:lang w:val="en-GB"/>
                </w:rPr>
                <w:t>Alkylating Agent</w:t>
              </w:r>
            </w:ins>
          </w:p>
        </w:tc>
        <w:tc>
          <w:tcPr>
            <w:tcW w:w="4725" w:type="dxa"/>
            <w:tcMar>
              <w:top w:w="100" w:type="dxa"/>
              <w:left w:w="100" w:type="dxa"/>
              <w:bottom w:w="100" w:type="dxa"/>
              <w:right w:w="100" w:type="dxa"/>
            </w:tcMar>
          </w:tcPr>
          <w:p w:rsidR="4F9B9F55" w:rsidP="5F82BD0A" w:rsidRDefault="4F9B9F55" w14:paraId="742DB6F4" w14:textId="64520822">
            <w:pPr>
              <w:pStyle w:val="Normal"/>
              <w:spacing w:line="240" w:lineRule="auto"/>
              <w:jc w:val="left"/>
              <w:rPr>
                <w:rFonts w:ascii="Arial" w:hAnsi="Arial" w:eastAsia="Arial" w:cs="Arial"/>
                <w:noProof w:val="0"/>
                <w:sz w:val="20"/>
                <w:szCs w:val="20"/>
                <w:lang w:val="en-GB"/>
              </w:rPr>
            </w:pPr>
            <w:ins w:author="alb_m" w:date="2026-02-20T15:56:51.94Z" w16du:dateUtc="2026-02-20T15:56:51.94Z" w:id="3300198">
              <w:r w:rsidRPr="5F82BD0A" w:rsidR="4F9B9F55">
                <w:rPr>
                  <w:rFonts w:ascii="Calibri" w:hAnsi="Calibri" w:eastAsia="Calibri" w:cs="Calibri"/>
                  <w:b w:val="0"/>
                  <w:bCs w:val="0"/>
                  <w:i w:val="0"/>
                  <w:iCs w:val="0"/>
                  <w:caps w:val="0"/>
                  <w:smallCaps w:val="0"/>
                  <w:noProof w:val="0"/>
                  <w:color w:val="242424"/>
                  <w:sz w:val="22"/>
                  <w:szCs w:val="22"/>
                  <w:lang w:val="en-GB"/>
                </w:rPr>
                <w:t>1301267</w:t>
              </w:r>
            </w:ins>
          </w:p>
        </w:tc>
      </w:tr>
      <w:tr w:rsidR="5F82BD0A" w:rsidTr="631335F1" w14:paraId="117B00DB">
        <w:trPr>
          <w:trHeight w:val="300"/>
          <w:ins w:author="alb_m" w:date="2026-02-20T15:42:48.577Z" w16du:dateUtc="2026-02-20T15:42:48.577Z" w:id="1461004225"/>
        </w:trPr>
        <w:tc>
          <w:tcPr>
            <w:tcW w:w="2415" w:type="dxa"/>
            <w:tcMar>
              <w:top w:w="100" w:type="dxa"/>
              <w:left w:w="100" w:type="dxa"/>
              <w:bottom w:w="100" w:type="dxa"/>
              <w:right w:w="100" w:type="dxa"/>
            </w:tcMar>
          </w:tcPr>
          <w:p w:rsidR="31275792" w:rsidP="5F82BD0A" w:rsidRDefault="31275792" w14:paraId="4C5E5E61" w14:textId="55FFB354">
            <w:pPr>
              <w:spacing w:before="0" w:beforeAutospacing="off" w:after="0" w:afterAutospacing="off"/>
              <w:rPr>
                <w:b w:val="0"/>
                <w:bCs w:val="0"/>
                <w:i w:val="0"/>
                <w:iCs w:val="0"/>
                <w:strike w:val="0"/>
                <w:dstrike w:val="0"/>
                <w:color w:val="000000" w:themeColor="text1" w:themeTint="FF" w:themeShade="FF"/>
                <w:sz w:val="20"/>
                <w:szCs w:val="20"/>
                <w:u w:val="none"/>
                <w:rPrChange w:author="alb_m" w:date="2026-02-20T15:43:34.884Z" w:id="1378990055">
                  <w:rPr>
                    <w:b w:val="0"/>
                    <w:bCs w:val="0"/>
                    <w:i w:val="0"/>
                    <w:iCs w:val="0"/>
                    <w:strike w:val="0"/>
                    <w:dstrike w:val="0"/>
                    <w:color w:val="000000" w:themeColor="text1" w:themeTint="FF" w:themeShade="FF"/>
                    <w:sz w:val="22"/>
                    <w:szCs w:val="22"/>
                    <w:u w:val="none"/>
                  </w:rPr>
                </w:rPrChange>
              </w:rPr>
              <w:pPrChange w:author="alb_m" w:date="2026-02-20T15:43:17.411Z">
                <w:pPr/>
              </w:pPrChange>
            </w:pPr>
            <w:ins w:author="alb_m" w:date="2026-02-20T15:43:17.413Z" w16du:dateUtc="2026-02-20T15:43:17.413Z" w:id="1142296630">
              <w:r w:rsidRPr="5F82BD0A" w:rsidR="31275792">
                <w:rPr>
                  <w:b w:val="0"/>
                  <w:bCs w:val="0"/>
                  <w:i w:val="0"/>
                  <w:iCs w:val="0"/>
                  <w:strike w:val="0"/>
                  <w:dstrike w:val="0"/>
                  <w:color w:val="000000" w:themeColor="text1" w:themeTint="FF" w:themeShade="FF"/>
                  <w:sz w:val="20"/>
                  <w:szCs w:val="20"/>
                  <w:u w:val="none"/>
                  <w:rPrChange w:author="alb_m" w:date="2026-02-20T15:43:34.883Z" w16du:dateUtc="2026-02-20T15:43:34.883Z" w:id="864061640">
                    <w:rPr>
                      <w:b w:val="0"/>
                      <w:bCs w:val="0"/>
                      <w:i w:val="0"/>
                      <w:iCs w:val="0"/>
                      <w:strike w:val="0"/>
                      <w:dstrike w:val="0"/>
                      <w:color w:val="000000" w:themeColor="text1" w:themeTint="FF" w:themeShade="FF"/>
                      <w:sz w:val="22"/>
                      <w:szCs w:val="22"/>
                      <w:u w:val="none"/>
                    </w:rPr>
                  </w:rPrChange>
                </w:rPr>
                <w:t>C</w:t>
              </w:r>
              <w:r w:rsidRPr="5F82BD0A" w:rsidR="5F82BD0A">
                <w:rPr>
                  <w:b w:val="0"/>
                  <w:bCs w:val="0"/>
                  <w:i w:val="0"/>
                  <w:iCs w:val="0"/>
                  <w:strike w:val="0"/>
                  <w:dstrike w:val="0"/>
                  <w:color w:val="000000" w:themeColor="text1" w:themeTint="FF" w:themeShade="FF"/>
                  <w:sz w:val="20"/>
                  <w:szCs w:val="20"/>
                  <w:u w:val="none"/>
                  <w:rPrChange w:author="alb_m" w:date="2026-02-20T15:43:34.884Z" w16du:dateUtc="2026-02-20T15:43:34.884Z" w:id="210190800">
                    <w:rPr>
                      <w:b w:val="0"/>
                      <w:bCs w:val="0"/>
                      <w:i w:val="0"/>
                      <w:iCs w:val="0"/>
                      <w:strike w:val="0"/>
                      <w:dstrike w:val="0"/>
                      <w:color w:val="000000" w:themeColor="text1" w:themeTint="FF" w:themeShade="FF"/>
                      <w:sz w:val="22"/>
                      <w:szCs w:val="22"/>
                      <w:u w:val="none"/>
                    </w:rPr>
                  </w:rPrChange>
                </w:rPr>
                <w:t>yclophosphamide</w:t>
              </w:r>
            </w:ins>
          </w:p>
        </w:tc>
        <w:tc>
          <w:tcPr>
            <w:tcW w:w="2460" w:type="dxa"/>
            <w:tcMar>
              <w:top w:w="100" w:type="dxa"/>
              <w:left w:w="100" w:type="dxa"/>
              <w:bottom w:w="100" w:type="dxa"/>
              <w:right w:w="100" w:type="dxa"/>
            </w:tcMar>
          </w:tcPr>
          <w:p w:rsidR="597D6DB1" w:rsidP="5F82BD0A" w:rsidRDefault="597D6DB1" w14:paraId="09650CF9" w14:textId="66C4ED77">
            <w:pPr>
              <w:pStyle w:val="Normal"/>
              <w:spacing w:line="240" w:lineRule="auto"/>
              <w:rPr>
                <w:rFonts w:ascii="Calibri" w:hAnsi="Calibri" w:eastAsia="Calibri" w:cs="Calibri"/>
                <w:noProof w:val="0"/>
                <w:sz w:val="22"/>
                <w:szCs w:val="22"/>
                <w:lang w:val="en-GB"/>
              </w:rPr>
            </w:pPr>
            <w:ins w:author="alb_m" w:date="2026-02-20T15:53:05.641Z" w16du:dateUtc="2026-02-20T15:53:05.641Z" w:id="893479386">
              <w:r w:rsidRPr="5F82BD0A" w:rsidR="597D6DB1">
                <w:rPr>
                  <w:rFonts w:ascii="Calibri" w:hAnsi="Calibri" w:eastAsia="Calibri" w:cs="Calibri"/>
                  <w:b w:val="0"/>
                  <w:bCs w:val="0"/>
                  <w:i w:val="0"/>
                  <w:iCs w:val="0"/>
                  <w:caps w:val="0"/>
                  <w:smallCaps w:val="0"/>
                  <w:noProof w:val="0"/>
                  <w:color w:val="242424"/>
                  <w:sz w:val="22"/>
                  <w:szCs w:val="22"/>
                  <w:lang w:val="en-GB"/>
                </w:rPr>
                <w:t>Alkylating Agent</w:t>
              </w:r>
            </w:ins>
          </w:p>
        </w:tc>
        <w:tc>
          <w:tcPr>
            <w:tcW w:w="4725" w:type="dxa"/>
            <w:tcMar>
              <w:top w:w="100" w:type="dxa"/>
              <w:left w:w="100" w:type="dxa"/>
              <w:bottom w:w="100" w:type="dxa"/>
              <w:right w:w="100" w:type="dxa"/>
            </w:tcMar>
          </w:tcPr>
          <w:p w:rsidR="4B4BB930" w:rsidP="5F82BD0A" w:rsidRDefault="4B4BB930" w14:paraId="17E12BCA" w14:textId="39566D6B">
            <w:pPr>
              <w:pStyle w:val="Normal"/>
              <w:suppressLineNumbers w:val="0"/>
              <w:bidi w:val="0"/>
              <w:spacing w:before="0" w:beforeAutospacing="off" w:after="0" w:afterAutospacing="off" w:line="240" w:lineRule="auto"/>
              <w:ind w:left="0" w:right="0"/>
              <w:jc w:val="left"/>
              <w:rPr>
                <w:sz w:val="20"/>
                <w:szCs w:val="20"/>
              </w:rPr>
              <w:pPrChange w:author="alb_m" w:date="2026-02-20T15:52:57.333Z">
                <w:pPr>
                  <w:pStyle w:val="Normal"/>
                  <w:spacing w:line="240" w:lineRule="auto"/>
                </w:pPr>
              </w:pPrChange>
            </w:pPr>
            <w:ins w:author="alb_m" w:date="2026-02-20T15:44:11.71Z" w16du:dateUtc="2026-02-20T15:44:11.71Z" w:id="1081486045">
              <w:r w:rsidRPr="5F82BD0A" w:rsidR="4B4BB930">
                <w:rPr>
                  <w:sz w:val="20"/>
                  <w:szCs w:val="20"/>
                </w:rPr>
                <w:t>1310317</w:t>
              </w:r>
            </w:ins>
          </w:p>
        </w:tc>
      </w:tr>
      <w:tr w:rsidR="5F82BD0A" w:rsidTr="631335F1" w14:paraId="552C5FBF">
        <w:trPr>
          <w:trHeight w:val="300"/>
          <w:ins w:author="alb_m" w:date="2026-02-20T15:44:33.538Z" w16du:dateUtc="2026-02-20T15:44:33.538Z" w:id="1843719380"/>
        </w:trPr>
        <w:tc>
          <w:tcPr>
            <w:tcW w:w="2415" w:type="dxa"/>
            <w:tcMar>
              <w:top w:w="100" w:type="dxa"/>
              <w:left w:w="100" w:type="dxa"/>
              <w:bottom w:w="100" w:type="dxa"/>
              <w:right w:w="100" w:type="dxa"/>
            </w:tcMar>
          </w:tcPr>
          <w:p w:rsidR="4B4BB930" w:rsidP="5F82BD0A" w:rsidRDefault="4B4BB930" w14:paraId="2770160F" w14:textId="3C3CA315">
            <w:pPr>
              <w:pStyle w:val="Normal"/>
              <w:rPr>
                <w:rFonts w:ascii="Arial" w:hAnsi="Arial" w:eastAsia="Arial" w:cs="Arial"/>
                <w:noProof w:val="0"/>
                <w:sz w:val="20"/>
                <w:szCs w:val="20"/>
                <w:lang w:val="en-GB"/>
              </w:rPr>
            </w:pPr>
            <w:ins w:author="alb_m" w:date="2026-02-20T15:44:35.282Z" w16du:dateUtc="2026-02-20T15:44:35.282Z" w:id="327081592">
              <w:r w:rsidRPr="5F82BD0A" w:rsidR="4B4BB930">
                <w:rPr>
                  <w:rFonts w:ascii="Calibri" w:hAnsi="Calibri" w:eastAsia="Calibri" w:cs="Calibri"/>
                  <w:b w:val="0"/>
                  <w:bCs w:val="0"/>
                  <w:i w:val="0"/>
                  <w:iCs w:val="0"/>
                  <w:caps w:val="0"/>
                  <w:smallCaps w:val="0"/>
                  <w:noProof w:val="0"/>
                  <w:color w:val="242424"/>
                  <w:sz w:val="22"/>
                  <w:szCs w:val="22"/>
                  <w:lang w:val="en-GB"/>
                </w:rPr>
                <w:t>Bendamustine</w:t>
              </w:r>
            </w:ins>
          </w:p>
        </w:tc>
        <w:tc>
          <w:tcPr>
            <w:tcW w:w="2460" w:type="dxa"/>
            <w:tcMar>
              <w:top w:w="100" w:type="dxa"/>
              <w:left w:w="100" w:type="dxa"/>
              <w:bottom w:w="100" w:type="dxa"/>
              <w:right w:w="100" w:type="dxa"/>
            </w:tcMar>
          </w:tcPr>
          <w:p w:rsidR="626B655D" w:rsidP="5F82BD0A" w:rsidRDefault="626B655D" w14:paraId="74FA46BB" w14:textId="5C9B42D1">
            <w:pPr>
              <w:pStyle w:val="Normal"/>
              <w:spacing w:line="240" w:lineRule="auto"/>
              <w:rPr>
                <w:rFonts w:ascii="Arial" w:hAnsi="Arial" w:eastAsia="Arial" w:cs="Arial"/>
                <w:noProof w:val="0"/>
                <w:sz w:val="20"/>
                <w:szCs w:val="20"/>
                <w:lang w:val="en-GB"/>
              </w:rPr>
            </w:pPr>
            <w:ins w:author="alb_m" w:date="2026-02-20T15:53:13.349Z" w16du:dateUtc="2026-02-20T15:53:13.349Z" w:id="122886743">
              <w:r w:rsidRPr="5F82BD0A" w:rsidR="626B655D">
                <w:rPr>
                  <w:rFonts w:ascii="Calibri" w:hAnsi="Calibri" w:eastAsia="Calibri" w:cs="Calibri"/>
                  <w:b w:val="0"/>
                  <w:bCs w:val="0"/>
                  <w:i w:val="0"/>
                  <w:iCs w:val="0"/>
                  <w:caps w:val="0"/>
                  <w:smallCaps w:val="0"/>
                  <w:noProof w:val="0"/>
                  <w:color w:val="242424"/>
                  <w:sz w:val="22"/>
                  <w:szCs w:val="22"/>
                  <w:lang w:val="en-GB"/>
                </w:rPr>
                <w:t>Alkylating Agent</w:t>
              </w:r>
            </w:ins>
          </w:p>
        </w:tc>
        <w:tc>
          <w:tcPr>
            <w:tcW w:w="4725" w:type="dxa"/>
            <w:tcMar>
              <w:top w:w="100" w:type="dxa"/>
              <w:left w:w="100" w:type="dxa"/>
              <w:bottom w:w="100" w:type="dxa"/>
              <w:right w:w="100" w:type="dxa"/>
            </w:tcMar>
          </w:tcPr>
          <w:p w:rsidR="4B4BB930" w:rsidP="5F82BD0A" w:rsidRDefault="4B4BB930" w14:paraId="147C00AA" w14:textId="4386CCDB">
            <w:pPr>
              <w:pStyle w:val="Normal"/>
              <w:spacing w:line="240" w:lineRule="auto"/>
              <w:rPr>
                <w:rFonts w:ascii="Arial" w:hAnsi="Arial" w:eastAsia="Arial" w:cs="Arial"/>
                <w:noProof w:val="0"/>
                <w:sz w:val="20"/>
                <w:szCs w:val="20"/>
                <w:lang w:val="en-GB"/>
              </w:rPr>
            </w:pPr>
            <w:ins w:author="alb_m" w:date="2026-02-20T15:44:51.838Z" w16du:dateUtc="2026-02-20T15:44:51.838Z" w:id="594330944">
              <w:r w:rsidRPr="5F82BD0A" w:rsidR="4B4BB930">
                <w:rPr>
                  <w:rFonts w:ascii="Calibri" w:hAnsi="Calibri" w:eastAsia="Calibri" w:cs="Calibri"/>
                  <w:b w:val="0"/>
                  <w:bCs w:val="0"/>
                  <w:i w:val="0"/>
                  <w:iCs w:val="0"/>
                  <w:caps w:val="0"/>
                  <w:smallCaps w:val="0"/>
                  <w:noProof w:val="0"/>
                  <w:color w:val="242424"/>
                  <w:sz w:val="22"/>
                  <w:szCs w:val="22"/>
                  <w:lang w:val="en-GB"/>
                </w:rPr>
                <w:t>19015523</w:t>
              </w:r>
            </w:ins>
          </w:p>
        </w:tc>
      </w:tr>
      <w:tr w:rsidR="5F82BD0A" w:rsidTr="631335F1" w14:paraId="31441830">
        <w:trPr>
          <w:trHeight w:val="300"/>
          <w:ins w:author="alb_m" w:date="2026-02-20T15:45:05.87Z" w16du:dateUtc="2026-02-20T15:45:05.87Z" w:id="1531179158"/>
        </w:trPr>
        <w:tc>
          <w:tcPr>
            <w:tcW w:w="2415" w:type="dxa"/>
            <w:tcMar>
              <w:top w:w="100" w:type="dxa"/>
              <w:left w:w="100" w:type="dxa"/>
              <w:bottom w:w="100" w:type="dxa"/>
              <w:right w:w="100" w:type="dxa"/>
            </w:tcMar>
          </w:tcPr>
          <w:p w:rsidR="4B4BB930" w:rsidP="5F82BD0A" w:rsidRDefault="4B4BB930" w14:paraId="23C55758" w14:textId="4A7B2C22">
            <w:pPr>
              <w:pStyle w:val="Normal"/>
              <w:rPr>
                <w:rFonts w:ascii="Calibri" w:hAnsi="Calibri" w:eastAsia="Calibri" w:cs="Calibri"/>
                <w:b w:val="0"/>
                <w:bCs w:val="0"/>
                <w:i w:val="0"/>
                <w:iCs w:val="0"/>
                <w:caps w:val="0"/>
                <w:smallCaps w:val="0"/>
                <w:noProof w:val="0"/>
                <w:color w:val="242424"/>
                <w:sz w:val="22"/>
                <w:szCs w:val="22"/>
                <w:lang w:val="en-GB"/>
              </w:rPr>
            </w:pPr>
            <w:ins w:author="alb_m" w:date="2026-02-20T15:45:15.986Z" w16du:dateUtc="2026-02-20T15:45:15.986Z" w:id="156846412">
              <w:r w:rsidRPr="5F82BD0A" w:rsidR="4B4BB930">
                <w:rPr>
                  <w:rFonts w:ascii="Calibri" w:hAnsi="Calibri" w:eastAsia="Calibri" w:cs="Calibri"/>
                  <w:b w:val="0"/>
                  <w:bCs w:val="0"/>
                  <w:i w:val="0"/>
                  <w:iCs w:val="0"/>
                  <w:caps w:val="0"/>
                  <w:smallCaps w:val="0"/>
                  <w:noProof w:val="0"/>
                  <w:color w:val="242424"/>
                  <w:sz w:val="22"/>
                  <w:szCs w:val="22"/>
                  <w:lang w:val="en-GB"/>
                </w:rPr>
                <w:t>Dexamethasone</w:t>
              </w:r>
            </w:ins>
          </w:p>
        </w:tc>
        <w:tc>
          <w:tcPr>
            <w:tcW w:w="2460" w:type="dxa"/>
            <w:tcMar>
              <w:top w:w="100" w:type="dxa"/>
              <w:left w:w="100" w:type="dxa"/>
              <w:bottom w:w="100" w:type="dxa"/>
              <w:right w:w="100" w:type="dxa"/>
            </w:tcMar>
          </w:tcPr>
          <w:p w:rsidR="30A60358" w:rsidP="5F82BD0A" w:rsidRDefault="30A60358" w14:paraId="745AE29F" w14:textId="0082D689">
            <w:pPr>
              <w:pStyle w:val="Normal"/>
              <w:spacing w:line="240" w:lineRule="auto"/>
              <w:rPr>
                <w:del w:author="alb_m" w:date="2026-02-20T15:55:34.841Z" w16du:dateUtc="2026-02-20T15:55:34.841Z" w:id="1769631054"/>
                <w:sz w:val="20"/>
                <w:szCs w:val="20"/>
              </w:rPr>
            </w:pPr>
            <w:ins w:author="alb_m" w:date="2026-02-20T15:55:30.825Z" w16du:dateUtc="2026-02-20T15:55:30.825Z" w:id="14385694">
              <w:r w:rsidRPr="5F82BD0A" w:rsidR="30A60358">
                <w:rPr>
                  <w:sz w:val="20"/>
                  <w:szCs w:val="20"/>
                </w:rPr>
                <w:t>Glucocorticoid</w:t>
              </w:r>
            </w:ins>
          </w:p>
        </w:tc>
        <w:tc>
          <w:tcPr>
            <w:tcW w:w="4725" w:type="dxa"/>
            <w:tcMar>
              <w:top w:w="100" w:type="dxa"/>
              <w:left w:w="100" w:type="dxa"/>
              <w:bottom w:w="100" w:type="dxa"/>
              <w:right w:w="100" w:type="dxa"/>
            </w:tcMar>
          </w:tcPr>
          <w:p w:rsidR="5F82BD0A" w:rsidP="5F82BD0A" w:rsidRDefault="5F82BD0A" w14:paraId="7C73A78B" w14:textId="028164F4">
            <w:pPr>
              <w:pStyle w:val="Normal"/>
              <w:spacing w:line="240" w:lineRule="auto"/>
              <w:rPr>
                <w:rFonts w:ascii="Calibri" w:hAnsi="Calibri" w:eastAsia="Calibri" w:cs="Calibri"/>
                <w:b w:val="0"/>
                <w:bCs w:val="0"/>
                <w:i w:val="0"/>
                <w:iCs w:val="0"/>
                <w:caps w:val="0"/>
                <w:smallCaps w:val="0"/>
                <w:noProof w:val="0"/>
                <w:color w:val="242424"/>
                <w:sz w:val="22"/>
                <w:szCs w:val="22"/>
                <w:lang w:val="en-GB"/>
              </w:rPr>
            </w:pPr>
          </w:p>
        </w:tc>
      </w:tr>
      <w:tr w:rsidR="5F82BD0A" w:rsidTr="631335F1" w14:paraId="13E7F7DA">
        <w:trPr>
          <w:trHeight w:val="300"/>
          <w:ins w:author="alb_m" w:date="2026-02-20T15:45:07.912Z" w16du:dateUtc="2026-02-20T15:45:07.912Z" w:id="1022090553"/>
        </w:trPr>
        <w:tc>
          <w:tcPr>
            <w:tcW w:w="2415" w:type="dxa"/>
            <w:tcMar>
              <w:top w:w="100" w:type="dxa"/>
              <w:left w:w="100" w:type="dxa"/>
              <w:bottom w:w="100" w:type="dxa"/>
              <w:right w:w="100" w:type="dxa"/>
            </w:tcMar>
          </w:tcPr>
          <w:p w:rsidR="4B4BB930" w:rsidP="5F82BD0A" w:rsidRDefault="4B4BB930" w14:paraId="2BBBAA68" w14:textId="0A7F256A">
            <w:pPr>
              <w:pStyle w:val="Normal"/>
              <w:rPr>
                <w:rFonts w:ascii="Calibri" w:hAnsi="Calibri" w:eastAsia="Calibri" w:cs="Calibri"/>
                <w:noProof w:val="0"/>
                <w:sz w:val="22"/>
                <w:szCs w:val="22"/>
                <w:lang w:val="en-GB"/>
              </w:rPr>
            </w:pPr>
            <w:ins w:author="alb_m" w:date="2026-02-20T15:45:28.873Z" w16du:dateUtc="2026-02-20T15:45:28.873Z" w:id="1821931458">
              <w:r w:rsidRPr="5F82BD0A" w:rsidR="4B4BB930">
                <w:rPr>
                  <w:rFonts w:ascii="Calibri" w:hAnsi="Calibri" w:eastAsia="Calibri" w:cs="Calibri"/>
                  <w:b w:val="0"/>
                  <w:bCs w:val="0"/>
                  <w:i w:val="0"/>
                  <w:iCs w:val="0"/>
                  <w:caps w:val="0"/>
                  <w:smallCaps w:val="0"/>
                  <w:noProof w:val="0"/>
                  <w:color w:val="242424"/>
                  <w:sz w:val="22"/>
                  <w:szCs w:val="22"/>
                  <w:lang w:val="en-GB"/>
                </w:rPr>
                <w:t>Tocilizumab</w:t>
              </w:r>
            </w:ins>
          </w:p>
        </w:tc>
        <w:tc>
          <w:tcPr>
            <w:tcW w:w="2460" w:type="dxa"/>
            <w:tcMar>
              <w:top w:w="100" w:type="dxa"/>
              <w:left w:w="100" w:type="dxa"/>
              <w:bottom w:w="100" w:type="dxa"/>
              <w:right w:w="100" w:type="dxa"/>
            </w:tcMar>
          </w:tcPr>
          <w:p w:rsidR="41688808" w:rsidP="5F82BD0A" w:rsidRDefault="41688808" w14:paraId="0E119B54" w14:textId="52DEE76D">
            <w:pPr>
              <w:pStyle w:val="Normal"/>
              <w:spacing w:line="240" w:lineRule="auto"/>
              <w:rPr>
                <w:rFonts w:ascii="Calibri" w:hAnsi="Calibri" w:eastAsia="Calibri" w:cs="Calibri"/>
                <w:noProof w:val="0"/>
                <w:sz w:val="22"/>
                <w:szCs w:val="22"/>
                <w:lang w:val="en-GB"/>
              </w:rPr>
            </w:pPr>
            <w:ins w:author="alb_m" w:date="2026-02-20T15:53:55.937Z" w16du:dateUtc="2026-02-20T15:53:55.937Z" w:id="792203060">
              <w:r w:rsidRPr="5F82BD0A" w:rsidR="41688808">
                <w:rPr>
                  <w:rFonts w:ascii="Calibri" w:hAnsi="Calibri" w:eastAsia="Calibri" w:cs="Calibri"/>
                  <w:b w:val="0"/>
                  <w:bCs w:val="0"/>
                  <w:i w:val="0"/>
                  <w:iCs w:val="0"/>
                  <w:caps w:val="0"/>
                  <w:smallCaps w:val="0"/>
                  <w:noProof w:val="0"/>
                  <w:color w:val="242424"/>
                  <w:sz w:val="22"/>
                  <w:szCs w:val="22"/>
                  <w:lang w:val="en-GB"/>
                </w:rPr>
                <w:t>recombinant humanized monoclonal antibody of the immunoglobulin IgG1 subclass against the interleukin-6 receptor</w:t>
              </w:r>
            </w:ins>
          </w:p>
        </w:tc>
        <w:tc>
          <w:tcPr>
            <w:tcW w:w="4725" w:type="dxa"/>
            <w:tcMar>
              <w:top w:w="100" w:type="dxa"/>
              <w:left w:w="100" w:type="dxa"/>
              <w:bottom w:w="100" w:type="dxa"/>
              <w:right w:w="100" w:type="dxa"/>
            </w:tcMar>
          </w:tcPr>
          <w:p w:rsidR="5F82BD0A" w:rsidP="5F82BD0A" w:rsidRDefault="5F82BD0A" w14:paraId="2F71494C" w14:textId="0CB8935B">
            <w:pPr>
              <w:pStyle w:val="Normal"/>
              <w:spacing w:line="240" w:lineRule="auto"/>
              <w:rPr>
                <w:rFonts w:ascii="Calibri" w:hAnsi="Calibri" w:eastAsia="Calibri" w:cs="Calibri"/>
                <w:b w:val="0"/>
                <w:bCs w:val="0"/>
                <w:i w:val="0"/>
                <w:iCs w:val="0"/>
                <w:caps w:val="0"/>
                <w:smallCaps w:val="0"/>
                <w:noProof w:val="0"/>
                <w:color w:val="242424"/>
                <w:sz w:val="22"/>
                <w:szCs w:val="22"/>
                <w:lang w:val="en-GB"/>
              </w:rPr>
            </w:pPr>
          </w:p>
        </w:tc>
      </w:tr>
      <w:tr w:rsidR="5F82BD0A" w:rsidTr="631335F1" w14:paraId="5C980470">
        <w:trPr>
          <w:trHeight w:val="300"/>
          <w:ins w:author="alb_m" w:date="2026-02-20T15:45:09.351Z" w16du:dateUtc="2026-02-20T15:45:09.351Z" w:id="483650398"/>
        </w:trPr>
        <w:tc>
          <w:tcPr>
            <w:tcW w:w="2415" w:type="dxa"/>
            <w:tcMar>
              <w:top w:w="100" w:type="dxa"/>
              <w:left w:w="100" w:type="dxa"/>
              <w:bottom w:w="100" w:type="dxa"/>
              <w:right w:w="100" w:type="dxa"/>
            </w:tcMar>
          </w:tcPr>
          <w:p w:rsidR="4B4BB930" w:rsidP="5F82BD0A" w:rsidRDefault="4B4BB930" w14:paraId="3DDBCB45" w14:textId="2F70FE95">
            <w:pPr>
              <w:pStyle w:val="Normal"/>
              <w:rPr>
                <w:rFonts w:ascii="Calibri" w:hAnsi="Calibri" w:eastAsia="Calibri" w:cs="Calibri"/>
                <w:noProof w:val="0"/>
                <w:sz w:val="22"/>
                <w:szCs w:val="22"/>
                <w:lang w:val="en-GB"/>
              </w:rPr>
            </w:pPr>
            <w:ins w:author="alb_m" w:date="2026-02-20T15:45:36.585Z" w16du:dateUtc="2026-02-20T15:45:36.585Z" w:id="1608834620">
              <w:r w:rsidRPr="5F82BD0A" w:rsidR="4B4BB930">
                <w:rPr>
                  <w:rFonts w:ascii="Calibri" w:hAnsi="Calibri" w:eastAsia="Calibri" w:cs="Calibri"/>
                  <w:b w:val="0"/>
                  <w:bCs w:val="0"/>
                  <w:i w:val="0"/>
                  <w:iCs w:val="0"/>
                  <w:caps w:val="0"/>
                  <w:smallCaps w:val="0"/>
                  <w:noProof w:val="0"/>
                  <w:color w:val="242424"/>
                  <w:sz w:val="22"/>
                  <w:szCs w:val="22"/>
                  <w:lang w:val="en-GB"/>
                </w:rPr>
                <w:t>Anakinra</w:t>
              </w:r>
            </w:ins>
          </w:p>
        </w:tc>
        <w:tc>
          <w:tcPr>
            <w:tcW w:w="2460" w:type="dxa"/>
            <w:tcMar>
              <w:top w:w="100" w:type="dxa"/>
              <w:left w:w="100" w:type="dxa"/>
              <w:bottom w:w="100" w:type="dxa"/>
              <w:right w:w="100" w:type="dxa"/>
            </w:tcMar>
          </w:tcPr>
          <w:p w:rsidR="2D880A12" w:rsidP="5F82BD0A" w:rsidRDefault="2D880A12" w14:paraId="5941A2F9" w14:textId="1480FB28">
            <w:pPr>
              <w:pStyle w:val="Normal"/>
              <w:spacing w:line="240" w:lineRule="auto"/>
              <w:rPr>
                <w:rFonts w:ascii="Calibri" w:hAnsi="Calibri" w:eastAsia="Calibri" w:cs="Calibri"/>
                <w:noProof w:val="0"/>
                <w:sz w:val="22"/>
                <w:szCs w:val="22"/>
                <w:lang w:val="en-GB"/>
              </w:rPr>
            </w:pPr>
            <w:ins w:author="alb_m" w:date="2026-02-20T15:54:23.251Z" w16du:dateUtc="2026-02-20T15:54:23.251Z" w:id="1676113511">
              <w:r w:rsidRPr="5F82BD0A" w:rsidR="2D880A12">
                <w:rPr>
                  <w:rFonts w:ascii="Calibri" w:hAnsi="Calibri" w:eastAsia="Calibri" w:cs="Calibri"/>
                  <w:b w:val="0"/>
                  <w:bCs w:val="0"/>
                  <w:i w:val="0"/>
                  <w:iCs w:val="0"/>
                  <w:caps w:val="0"/>
                  <w:smallCaps w:val="0"/>
                  <w:noProof w:val="0"/>
                  <w:color w:val="242424"/>
                  <w:sz w:val="22"/>
                  <w:szCs w:val="22"/>
                  <w:lang w:val="en-GB"/>
                </w:rPr>
                <w:t>recombinant humanized monoclonal antibody of the immunoglobulin IgG1 subclass against the interleukin-6 receptor</w:t>
              </w:r>
            </w:ins>
          </w:p>
        </w:tc>
        <w:tc>
          <w:tcPr>
            <w:tcW w:w="4725" w:type="dxa"/>
            <w:tcMar>
              <w:top w:w="100" w:type="dxa"/>
              <w:left w:w="100" w:type="dxa"/>
              <w:bottom w:w="100" w:type="dxa"/>
              <w:right w:w="100" w:type="dxa"/>
            </w:tcMar>
          </w:tcPr>
          <w:p w:rsidR="5F82BD0A" w:rsidP="5F82BD0A" w:rsidRDefault="5F82BD0A" w14:paraId="5263D1CB" w14:textId="6E46D683">
            <w:pPr>
              <w:pStyle w:val="Normal"/>
              <w:spacing w:line="240" w:lineRule="auto"/>
              <w:rPr>
                <w:rFonts w:ascii="Calibri" w:hAnsi="Calibri" w:eastAsia="Calibri" w:cs="Calibri"/>
                <w:b w:val="0"/>
                <w:bCs w:val="0"/>
                <w:i w:val="0"/>
                <w:iCs w:val="0"/>
                <w:caps w:val="0"/>
                <w:smallCaps w:val="0"/>
                <w:noProof w:val="0"/>
                <w:color w:val="242424"/>
                <w:sz w:val="22"/>
                <w:szCs w:val="22"/>
                <w:lang w:val="en-GB"/>
              </w:rPr>
            </w:pPr>
          </w:p>
        </w:tc>
      </w:tr>
      <w:tr w:rsidR="631335F1" w:rsidTr="631335F1" w14:paraId="15F1DDEF">
        <w:trPr>
          <w:trHeight w:val="300"/>
          <w:ins w:author="alb_m" w:date="2026-02-24T14:14:49.955Z" w16du:dateUtc="2026-02-24T14:14:49.955Z" w:id="1370253420"/>
        </w:trPr>
        <w:tc>
          <w:tcPr>
            <w:tcW w:w="2415" w:type="dxa"/>
            <w:tcMar>
              <w:top w:w="100" w:type="dxa"/>
              <w:left w:w="100" w:type="dxa"/>
              <w:bottom w:w="100" w:type="dxa"/>
              <w:right w:w="100" w:type="dxa"/>
            </w:tcMar>
          </w:tcPr>
          <w:p w:rsidR="778939CD" w:rsidP="631335F1" w:rsidRDefault="778939CD" w14:paraId="57533BA6" w14:textId="122408E8">
            <w:pPr>
              <w:pStyle w:val="Normal"/>
              <w:rPr>
                <w:rFonts w:ascii="Calibri" w:hAnsi="Calibri" w:eastAsia="Calibri" w:cs="Calibri"/>
                <w:noProof w:val="0"/>
                <w:sz w:val="22"/>
                <w:szCs w:val="22"/>
                <w:lang w:val="en-GB"/>
              </w:rPr>
            </w:pPr>
            <w:ins w:author="alb_m" w:date="2026-02-24T14:15:07.673Z" w16du:dateUtc="2026-02-24T14:15:07.673Z" w:id="2013463807">
              <w:r w:rsidRPr="631335F1" w:rsidR="778939CD">
                <w:rPr>
                  <w:rFonts w:ascii="Calibri" w:hAnsi="Calibri" w:eastAsia="Calibri" w:cs="Calibri"/>
                  <w:b w:val="0"/>
                  <w:bCs w:val="0"/>
                  <w:i w:val="0"/>
                  <w:iCs w:val="0"/>
                  <w:caps w:val="0"/>
                  <w:smallCaps w:val="0"/>
                  <w:noProof w:val="0"/>
                  <w:color w:val="242424"/>
                  <w:sz w:val="22"/>
                  <w:szCs w:val="22"/>
                  <w:lang w:val="en-GB"/>
                </w:rPr>
                <w:t>Granulocyte colony-stimulating factor (G-CSF)</w:t>
              </w:r>
            </w:ins>
          </w:p>
        </w:tc>
        <w:tc>
          <w:tcPr>
            <w:tcW w:w="2460" w:type="dxa"/>
            <w:tcMar>
              <w:top w:w="100" w:type="dxa"/>
              <w:left w:w="100" w:type="dxa"/>
              <w:bottom w:w="100" w:type="dxa"/>
              <w:right w:w="100" w:type="dxa"/>
            </w:tcMar>
          </w:tcPr>
          <w:p w:rsidR="778939CD" w:rsidP="631335F1" w:rsidRDefault="778939CD" w14:paraId="7460C66C" w14:textId="39D51FA6">
            <w:pPr>
              <w:pStyle w:val="Normal"/>
              <w:spacing w:line="240" w:lineRule="auto"/>
              <w:rPr>
                <w:rFonts w:ascii="Calibri" w:hAnsi="Calibri" w:eastAsia="Calibri" w:cs="Calibri"/>
                <w:b w:val="0"/>
                <w:bCs w:val="0"/>
                <w:i w:val="0"/>
                <w:iCs w:val="0"/>
                <w:caps w:val="0"/>
                <w:smallCaps w:val="0"/>
                <w:noProof w:val="0"/>
                <w:color w:val="242424"/>
                <w:sz w:val="22"/>
                <w:szCs w:val="22"/>
                <w:lang w:val="en-GB"/>
              </w:rPr>
            </w:pPr>
            <w:ins w:author="alb_m" w:date="2026-02-24T14:15:23.254Z" w16du:dateUtc="2026-02-24T14:15:23.254Z" w:id="1618723709">
              <w:r w:rsidRPr="631335F1" w:rsidR="778939CD">
                <w:rPr>
                  <w:rFonts w:ascii="Calibri" w:hAnsi="Calibri" w:eastAsia="Calibri" w:cs="Calibri"/>
                  <w:b w:val="0"/>
                  <w:bCs w:val="0"/>
                  <w:i w:val="0"/>
                  <w:iCs w:val="0"/>
                  <w:caps w:val="0"/>
                  <w:smallCaps w:val="0"/>
                  <w:noProof w:val="0"/>
                  <w:color w:val="242424"/>
                  <w:sz w:val="22"/>
                  <w:szCs w:val="22"/>
                  <w:lang w:val="en-GB"/>
                </w:rPr>
                <w:t>Growth factor</w:t>
              </w:r>
            </w:ins>
          </w:p>
        </w:tc>
        <w:tc>
          <w:tcPr>
            <w:tcW w:w="4725" w:type="dxa"/>
            <w:tcMar>
              <w:top w:w="100" w:type="dxa"/>
              <w:left w:w="100" w:type="dxa"/>
              <w:bottom w:w="100" w:type="dxa"/>
              <w:right w:w="100" w:type="dxa"/>
            </w:tcMar>
          </w:tcPr>
          <w:p w:rsidR="631335F1" w:rsidP="631335F1" w:rsidRDefault="631335F1" w14:paraId="409F71D2" w14:textId="39E5419E">
            <w:pPr>
              <w:pStyle w:val="Normal"/>
              <w:spacing w:line="240" w:lineRule="auto"/>
              <w:rPr>
                <w:rFonts w:ascii="Calibri" w:hAnsi="Calibri" w:eastAsia="Calibri" w:cs="Calibri"/>
                <w:b w:val="0"/>
                <w:bCs w:val="0"/>
                <w:i w:val="0"/>
                <w:iCs w:val="0"/>
                <w:caps w:val="0"/>
                <w:smallCaps w:val="0"/>
                <w:noProof w:val="0"/>
                <w:color w:val="242424"/>
                <w:sz w:val="22"/>
                <w:szCs w:val="22"/>
                <w:lang w:val="en-GB"/>
              </w:rPr>
            </w:pPr>
          </w:p>
        </w:tc>
      </w:tr>
      <w:tr w:rsidR="631335F1" w:rsidTr="631335F1" w14:paraId="348EFBDA">
        <w:trPr>
          <w:trHeight w:val="300"/>
          <w:ins w:author="alb_m" w:date="2026-02-24T14:15:28.907Z" w16du:dateUtc="2026-02-24T14:15:28.907Z" w:id="716550894"/>
        </w:trPr>
        <w:tc>
          <w:tcPr>
            <w:tcW w:w="2415" w:type="dxa"/>
            <w:tcMar>
              <w:top w:w="100" w:type="dxa"/>
              <w:left w:w="100" w:type="dxa"/>
              <w:bottom w:w="100" w:type="dxa"/>
              <w:right w:w="100" w:type="dxa"/>
            </w:tcMar>
          </w:tcPr>
          <w:p w:rsidR="778939CD" w:rsidP="631335F1" w:rsidRDefault="778939CD" w14:paraId="17B82A73" w14:textId="706875A6">
            <w:pPr>
              <w:pStyle w:val="Normal"/>
              <w:rPr>
                <w:rFonts w:ascii="Calibri" w:hAnsi="Calibri" w:eastAsia="Calibri" w:cs="Calibri"/>
                <w:noProof w:val="0"/>
                <w:sz w:val="22"/>
                <w:szCs w:val="22"/>
                <w:lang w:val="en-GB"/>
              </w:rPr>
            </w:pPr>
            <w:ins w:author="alb_m" w:date="2026-02-24T14:15:41.219Z" w16du:dateUtc="2026-02-24T14:15:41.219Z" w:id="1039007050">
              <w:r w:rsidRPr="631335F1" w:rsidR="778939CD">
                <w:rPr>
                  <w:rFonts w:ascii="Calibri" w:hAnsi="Calibri" w:eastAsia="Calibri" w:cs="Calibri"/>
                  <w:b w:val="0"/>
                  <w:bCs w:val="0"/>
                  <w:i w:val="0"/>
                  <w:iCs w:val="0"/>
                  <w:caps w:val="0"/>
                  <w:smallCaps w:val="0"/>
                  <w:noProof w:val="0"/>
                  <w:color w:val="242424"/>
                  <w:sz w:val="22"/>
                  <w:szCs w:val="22"/>
                  <w:lang w:val="en-GB"/>
                </w:rPr>
                <w:t>thrombopoietin receptor agonists (TPO-RAs), e.g. romiplostim (Nplate)</w:t>
              </w:r>
            </w:ins>
          </w:p>
        </w:tc>
        <w:tc>
          <w:tcPr>
            <w:tcW w:w="2460" w:type="dxa"/>
            <w:tcMar>
              <w:top w:w="100" w:type="dxa"/>
              <w:left w:w="100" w:type="dxa"/>
              <w:bottom w:w="100" w:type="dxa"/>
              <w:right w:w="100" w:type="dxa"/>
            </w:tcMar>
          </w:tcPr>
          <w:p w:rsidR="778939CD" w:rsidP="631335F1" w:rsidRDefault="778939CD" w14:paraId="5C371B7B" w14:textId="0E8CA382">
            <w:pPr>
              <w:pStyle w:val="Normal"/>
              <w:spacing w:line="240" w:lineRule="auto"/>
              <w:rPr>
                <w:rFonts w:ascii="Calibri" w:hAnsi="Calibri" w:eastAsia="Calibri" w:cs="Calibri"/>
                <w:noProof w:val="0"/>
                <w:sz w:val="22"/>
                <w:szCs w:val="22"/>
                <w:lang w:val="en-GB"/>
              </w:rPr>
            </w:pPr>
            <w:ins w:author="alb_m" w:date="2026-02-24T14:15:58.811Z" w16du:dateUtc="2026-02-24T14:15:58.811Z" w:id="1806717150">
              <w:r w:rsidRPr="631335F1" w:rsidR="778939CD">
                <w:rPr>
                  <w:rFonts w:ascii="Calibri" w:hAnsi="Calibri" w:eastAsia="Calibri" w:cs="Calibri"/>
                  <w:b w:val="0"/>
                  <w:bCs w:val="0"/>
                  <w:i w:val="0"/>
                  <w:iCs w:val="0"/>
                  <w:caps w:val="0"/>
                  <w:smallCaps w:val="0"/>
                  <w:noProof w:val="0"/>
                  <w:color w:val="242424"/>
                  <w:sz w:val="22"/>
                  <w:szCs w:val="22"/>
                  <w:lang w:val="en-GB"/>
                </w:rPr>
                <w:t>fusion protein analog to thrombopoietin; peptidbody</w:t>
              </w:r>
            </w:ins>
          </w:p>
        </w:tc>
        <w:tc>
          <w:tcPr>
            <w:tcW w:w="4725" w:type="dxa"/>
            <w:tcMar>
              <w:top w:w="100" w:type="dxa"/>
              <w:left w:w="100" w:type="dxa"/>
              <w:bottom w:w="100" w:type="dxa"/>
              <w:right w:w="100" w:type="dxa"/>
            </w:tcMar>
          </w:tcPr>
          <w:p w:rsidR="631335F1" w:rsidP="631335F1" w:rsidRDefault="631335F1" w14:paraId="36F0C3F8" w14:textId="55D66832">
            <w:pPr>
              <w:pStyle w:val="Normal"/>
              <w:spacing w:line="240" w:lineRule="auto"/>
              <w:rPr>
                <w:rFonts w:ascii="Calibri" w:hAnsi="Calibri" w:eastAsia="Calibri" w:cs="Calibri"/>
                <w:b w:val="0"/>
                <w:bCs w:val="0"/>
                <w:i w:val="0"/>
                <w:iCs w:val="0"/>
                <w:caps w:val="0"/>
                <w:smallCaps w:val="0"/>
                <w:noProof w:val="0"/>
                <w:color w:val="242424"/>
                <w:sz w:val="22"/>
                <w:szCs w:val="22"/>
                <w:lang w:val="en-GB"/>
              </w:rPr>
            </w:pPr>
          </w:p>
        </w:tc>
      </w:tr>
      <w:tr w:rsidR="631335F1" w:rsidTr="631335F1" w14:paraId="50EF0838">
        <w:trPr>
          <w:trHeight w:val="300"/>
          <w:ins w:author="alb_m" w:date="2026-02-24T14:16:19.128Z" w16du:dateUtc="2026-02-24T14:16:19.128Z" w:id="747216978"/>
        </w:trPr>
        <w:tc>
          <w:tcPr>
            <w:tcW w:w="2415" w:type="dxa"/>
            <w:tcMar>
              <w:top w:w="100" w:type="dxa"/>
              <w:left w:w="100" w:type="dxa"/>
              <w:bottom w:w="100" w:type="dxa"/>
              <w:right w:w="100" w:type="dxa"/>
            </w:tcMar>
          </w:tcPr>
          <w:p w:rsidR="778939CD" w:rsidP="631335F1" w:rsidRDefault="778939CD" w14:paraId="38AF6BEA" w14:textId="163C99A2">
            <w:pPr>
              <w:pStyle w:val="Normal"/>
              <w:rPr>
                <w:rFonts w:ascii="Calibri" w:hAnsi="Calibri" w:eastAsia="Calibri" w:cs="Calibri"/>
                <w:noProof w:val="0"/>
                <w:sz w:val="22"/>
                <w:szCs w:val="22"/>
                <w:lang w:val="en-GB"/>
              </w:rPr>
            </w:pPr>
            <w:ins w:author="alb_m" w:date="2026-02-24T14:16:28.83Z" w16du:dateUtc="2026-02-24T14:16:28.83Z" w:id="608900897">
              <w:r w:rsidRPr="631335F1" w:rsidR="778939CD">
                <w:rPr>
                  <w:rFonts w:ascii="Calibri" w:hAnsi="Calibri" w:eastAsia="Calibri" w:cs="Calibri"/>
                  <w:b w:val="0"/>
                  <w:bCs w:val="0"/>
                  <w:i w:val="0"/>
                  <w:iCs w:val="0"/>
                  <w:caps w:val="0"/>
                  <w:smallCaps w:val="0"/>
                  <w:noProof w:val="0"/>
                  <w:color w:val="242424"/>
                  <w:sz w:val="22"/>
                  <w:szCs w:val="22"/>
                  <w:lang w:val="en-GB"/>
                </w:rPr>
                <w:t>haematopoietic stem cell (HSC) boost (CD34+ cells)</w:t>
              </w:r>
            </w:ins>
          </w:p>
        </w:tc>
        <w:tc>
          <w:tcPr>
            <w:tcW w:w="2460" w:type="dxa"/>
            <w:tcMar>
              <w:top w:w="100" w:type="dxa"/>
              <w:left w:w="100" w:type="dxa"/>
              <w:bottom w:w="100" w:type="dxa"/>
              <w:right w:w="100" w:type="dxa"/>
            </w:tcMar>
          </w:tcPr>
          <w:p w:rsidR="778939CD" w:rsidP="631335F1" w:rsidRDefault="778939CD" w14:paraId="65961367" w14:textId="38472BEB">
            <w:pPr>
              <w:pStyle w:val="Normal"/>
              <w:spacing w:line="240" w:lineRule="auto"/>
              <w:rPr>
                <w:rFonts w:ascii="Calibri" w:hAnsi="Calibri" w:eastAsia="Calibri" w:cs="Calibri"/>
                <w:b w:val="0"/>
                <w:bCs w:val="0"/>
                <w:i w:val="0"/>
                <w:iCs w:val="0"/>
                <w:caps w:val="0"/>
                <w:smallCaps w:val="0"/>
                <w:noProof w:val="0"/>
                <w:color w:val="242424"/>
                <w:sz w:val="22"/>
                <w:szCs w:val="22"/>
                <w:lang w:val="en-GB"/>
              </w:rPr>
            </w:pPr>
            <w:ins w:author="alb_m" w:date="2026-02-24T14:16:38Z" w16du:dateUtc="2026-02-24T14:16:38Z" w:id="1472590885">
              <w:r w:rsidRPr="631335F1" w:rsidR="778939CD">
                <w:rPr>
                  <w:rFonts w:ascii="Calibri" w:hAnsi="Calibri" w:eastAsia="Calibri" w:cs="Calibri"/>
                  <w:b w:val="0"/>
                  <w:bCs w:val="0"/>
                  <w:i w:val="0"/>
                  <w:iCs w:val="0"/>
                  <w:caps w:val="0"/>
                  <w:smallCaps w:val="0"/>
                  <w:noProof w:val="0"/>
                  <w:color w:val="242424"/>
                  <w:sz w:val="22"/>
                  <w:szCs w:val="22"/>
                  <w:lang w:val="en-GB"/>
                </w:rPr>
                <w:t>Autologous cellular product</w:t>
              </w:r>
            </w:ins>
          </w:p>
        </w:tc>
        <w:tc>
          <w:tcPr>
            <w:tcW w:w="4725" w:type="dxa"/>
            <w:tcMar>
              <w:top w:w="100" w:type="dxa"/>
              <w:left w:w="100" w:type="dxa"/>
              <w:bottom w:w="100" w:type="dxa"/>
              <w:right w:w="100" w:type="dxa"/>
            </w:tcMar>
          </w:tcPr>
          <w:p w:rsidR="631335F1" w:rsidP="631335F1" w:rsidRDefault="631335F1" w14:paraId="64929689" w14:textId="55F511C2">
            <w:pPr>
              <w:pStyle w:val="Normal"/>
              <w:spacing w:line="240" w:lineRule="auto"/>
              <w:rPr>
                <w:rFonts w:ascii="Calibri" w:hAnsi="Calibri" w:eastAsia="Calibri" w:cs="Calibri"/>
                <w:b w:val="0"/>
                <w:bCs w:val="0"/>
                <w:i w:val="0"/>
                <w:iCs w:val="0"/>
                <w:caps w:val="0"/>
                <w:smallCaps w:val="0"/>
                <w:noProof w:val="0"/>
                <w:color w:val="242424"/>
                <w:sz w:val="22"/>
                <w:szCs w:val="22"/>
                <w:lang w:val="en-GB"/>
              </w:rPr>
            </w:pPr>
          </w:p>
        </w:tc>
      </w:tr>
    </w:tbl>
    <w:p w:rsidR="00C04CAC" w:rsidRDefault="604EC3C7" w14:paraId="5BC4D3DA" w14:textId="77777777">
      <w:pPr>
        <w:pStyle w:val="Heading3"/>
      </w:pPr>
      <w:bookmarkStart w:name="_Toc277046779" w:id="33"/>
      <w:r>
        <w:t>Key procedure concepts</w:t>
      </w:r>
      <w:bookmarkEnd w:id="33"/>
    </w:p>
    <w:tbl>
      <w:tblPr>
        <w:tblW w:w="9600" w:type="dxa"/>
        <w:tblInd w:w="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415"/>
        <w:gridCol w:w="2460"/>
        <w:gridCol w:w="4725"/>
      </w:tblGrid>
      <w:tr w:rsidR="00C04CAC" w:rsidTr="5F82BD0A" w14:paraId="2E6EC4E2" w14:textId="77777777">
        <w:tc>
          <w:tcPr>
            <w:tcW w:w="2415" w:type="dxa"/>
            <w:tcMar>
              <w:top w:w="100" w:type="dxa"/>
              <w:left w:w="100" w:type="dxa"/>
              <w:bottom w:w="100" w:type="dxa"/>
              <w:right w:w="100" w:type="dxa"/>
            </w:tcMar>
          </w:tcPr>
          <w:p w:rsidR="00C04CAC" w:rsidRDefault="00D60ADC" w14:paraId="6B5AB5D5" w14:textId="77777777">
            <w:pPr>
              <w:widowControl w:val="0"/>
              <w:spacing w:line="240" w:lineRule="auto"/>
              <w:rPr>
                <w:b/>
                <w:bCs/>
                <w:sz w:val="20"/>
                <w:szCs w:val="20"/>
              </w:rPr>
            </w:pPr>
            <w:r>
              <w:rPr>
                <w:b/>
                <w:bCs/>
                <w:sz w:val="20"/>
                <w:szCs w:val="20"/>
              </w:rPr>
              <w:t>Procedure</w:t>
            </w:r>
          </w:p>
        </w:tc>
        <w:tc>
          <w:tcPr>
            <w:tcW w:w="2460" w:type="dxa"/>
            <w:tcMar>
              <w:top w:w="100" w:type="dxa"/>
              <w:left w:w="100" w:type="dxa"/>
              <w:bottom w:w="100" w:type="dxa"/>
              <w:right w:w="100" w:type="dxa"/>
            </w:tcMar>
          </w:tcPr>
          <w:p w:rsidR="00C04CAC" w:rsidRDefault="00D60ADC" w14:paraId="2998470B" w14:textId="77777777">
            <w:pPr>
              <w:widowControl w:val="0"/>
              <w:spacing w:line="240" w:lineRule="auto"/>
              <w:rPr>
                <w:b/>
                <w:bCs/>
                <w:sz w:val="20"/>
                <w:szCs w:val="20"/>
              </w:rPr>
            </w:pPr>
            <w:r>
              <w:rPr>
                <w:b/>
                <w:bCs/>
                <w:sz w:val="20"/>
                <w:szCs w:val="20"/>
              </w:rPr>
              <w:t>Group</w:t>
            </w:r>
          </w:p>
        </w:tc>
        <w:tc>
          <w:tcPr>
            <w:tcW w:w="4725" w:type="dxa"/>
            <w:tcMar>
              <w:top w:w="100" w:type="dxa"/>
              <w:left w:w="100" w:type="dxa"/>
              <w:bottom w:w="100" w:type="dxa"/>
              <w:right w:w="100" w:type="dxa"/>
            </w:tcMar>
          </w:tcPr>
          <w:p w:rsidR="00C04CAC" w:rsidRDefault="00D60ADC" w14:paraId="07114708" w14:textId="77777777">
            <w:pPr>
              <w:widowControl w:val="0"/>
              <w:spacing w:line="240" w:lineRule="auto"/>
              <w:rPr>
                <w:b/>
                <w:bCs/>
                <w:sz w:val="20"/>
                <w:szCs w:val="20"/>
              </w:rPr>
            </w:pPr>
            <w:proofErr w:type="spellStart"/>
            <w:r>
              <w:rPr>
                <w:b/>
                <w:bCs/>
                <w:sz w:val="20"/>
                <w:szCs w:val="20"/>
              </w:rPr>
              <w:t>concept_id</w:t>
            </w:r>
            <w:proofErr w:type="spellEnd"/>
          </w:p>
        </w:tc>
      </w:tr>
      <w:tr w:rsidR="00C04CAC" w:rsidTr="5F82BD0A" w14:paraId="2BAB2F08" w14:textId="77777777">
        <w:tc>
          <w:tcPr>
            <w:tcW w:w="2415" w:type="dxa"/>
            <w:tcMar>
              <w:top w:w="100" w:type="dxa"/>
              <w:left w:w="100" w:type="dxa"/>
              <w:bottom w:w="100" w:type="dxa"/>
              <w:right w:w="100" w:type="dxa"/>
            </w:tcMar>
          </w:tcPr>
          <w:p w:rsidR="00C04CAC" w:rsidRDefault="00D60ADC" w14:paraId="1F79D2EC" w14:textId="7D11ADC2">
            <w:pPr>
              <w:widowControl w:val="0"/>
              <w:spacing w:line="240" w:lineRule="auto"/>
              <w:rPr>
                <w:sz w:val="20"/>
                <w:szCs w:val="20"/>
              </w:rPr>
            </w:pPr>
            <w:r w:rsidRPr="5F82BD0A" w:rsidR="00D60ADC">
              <w:rPr>
                <w:sz w:val="20"/>
                <w:szCs w:val="20"/>
              </w:rPr>
              <w:t>Allogeneic peripheral blood stem cell transplant</w:t>
            </w:r>
            <w:ins w:author="alb_m" w:date="2026-02-20T15:46:05.636Z" w16du:dateUtc="2026-02-20T15:46:05.636Z" w:id="2055224794">
              <w:r w:rsidRPr="5F82BD0A" w:rsidR="162E49C4">
                <w:rPr>
                  <w:sz w:val="20"/>
                  <w:szCs w:val="20"/>
                </w:rPr>
                <w:t>ation</w:t>
              </w:r>
            </w:ins>
          </w:p>
        </w:tc>
        <w:tc>
          <w:tcPr>
            <w:tcW w:w="2460" w:type="dxa"/>
            <w:tcMar>
              <w:top w:w="100" w:type="dxa"/>
              <w:left w:w="100" w:type="dxa"/>
              <w:bottom w:w="100" w:type="dxa"/>
              <w:right w:w="100" w:type="dxa"/>
            </w:tcMar>
          </w:tcPr>
          <w:p w:rsidR="00C04CAC" w:rsidRDefault="00D60ADC" w14:paraId="4CB60877" w14:textId="77777777">
            <w:pPr>
              <w:widowControl w:val="0"/>
              <w:spacing w:line="240" w:lineRule="auto"/>
              <w:rPr>
                <w:sz w:val="20"/>
                <w:szCs w:val="20"/>
              </w:rPr>
            </w:pPr>
            <w:r>
              <w:rPr>
                <w:sz w:val="20"/>
                <w:szCs w:val="20"/>
              </w:rPr>
              <w:t>SCT</w:t>
            </w:r>
          </w:p>
        </w:tc>
        <w:tc>
          <w:tcPr>
            <w:tcW w:w="4725" w:type="dxa"/>
            <w:tcMar>
              <w:top w:w="100" w:type="dxa"/>
              <w:left w:w="100" w:type="dxa"/>
              <w:bottom w:w="100" w:type="dxa"/>
              <w:right w:w="100" w:type="dxa"/>
            </w:tcMar>
          </w:tcPr>
          <w:p w:rsidR="00C04CAC" w:rsidRDefault="00D60ADC" w14:paraId="4C4506A5" w14:textId="77777777">
            <w:pPr>
              <w:widowControl w:val="0"/>
              <w:spacing w:line="240" w:lineRule="auto"/>
              <w:rPr>
                <w:sz w:val="20"/>
                <w:szCs w:val="20"/>
              </w:rPr>
            </w:pPr>
            <w:r>
              <w:rPr>
                <w:sz w:val="20"/>
                <w:szCs w:val="20"/>
              </w:rPr>
              <w:t>4143404</w:t>
            </w:r>
          </w:p>
        </w:tc>
      </w:tr>
      <w:tr w:rsidR="00C04CAC" w:rsidTr="5F82BD0A" w14:paraId="0DB9B6E4" w14:textId="77777777">
        <w:tc>
          <w:tcPr>
            <w:tcW w:w="2415" w:type="dxa"/>
            <w:tcMar>
              <w:top w:w="100" w:type="dxa"/>
              <w:left w:w="100" w:type="dxa"/>
              <w:bottom w:w="100" w:type="dxa"/>
              <w:right w:w="100" w:type="dxa"/>
            </w:tcMar>
          </w:tcPr>
          <w:p w:rsidR="00C04CAC" w:rsidRDefault="00D60ADC" w14:paraId="12C667ED" w14:textId="06460393">
            <w:pPr>
              <w:widowControl w:val="0"/>
              <w:spacing w:line="240" w:lineRule="auto"/>
              <w:rPr>
                <w:sz w:val="20"/>
                <w:szCs w:val="20"/>
              </w:rPr>
            </w:pPr>
            <w:r w:rsidRPr="5F82BD0A" w:rsidR="00D60ADC">
              <w:rPr>
                <w:sz w:val="20"/>
                <w:szCs w:val="20"/>
              </w:rPr>
              <w:t>Autologous peripheral blood stem cell transplant</w:t>
            </w:r>
            <w:ins w:author="alb_m" w:date="2026-02-20T15:46:11.565Z" w16du:dateUtc="2026-02-20T15:46:11.565Z" w:id="1310086724">
              <w:r w:rsidRPr="5F82BD0A" w:rsidR="0403AF5B">
                <w:rPr>
                  <w:sz w:val="20"/>
                  <w:szCs w:val="20"/>
                </w:rPr>
                <w:t>ation</w:t>
              </w:r>
            </w:ins>
          </w:p>
        </w:tc>
        <w:tc>
          <w:tcPr>
            <w:tcW w:w="2460" w:type="dxa"/>
            <w:tcMar>
              <w:top w:w="100" w:type="dxa"/>
              <w:left w:w="100" w:type="dxa"/>
              <w:bottom w:w="100" w:type="dxa"/>
              <w:right w:w="100" w:type="dxa"/>
            </w:tcMar>
          </w:tcPr>
          <w:p w:rsidR="00C04CAC" w:rsidRDefault="00D60ADC" w14:paraId="26A8CD0F" w14:textId="77777777">
            <w:pPr>
              <w:widowControl w:val="0"/>
              <w:spacing w:line="240" w:lineRule="auto"/>
              <w:rPr>
                <w:sz w:val="20"/>
                <w:szCs w:val="20"/>
              </w:rPr>
            </w:pPr>
            <w:r>
              <w:rPr>
                <w:sz w:val="20"/>
                <w:szCs w:val="20"/>
              </w:rPr>
              <w:t>SCT</w:t>
            </w:r>
          </w:p>
        </w:tc>
        <w:tc>
          <w:tcPr>
            <w:tcW w:w="4725" w:type="dxa"/>
            <w:tcMar>
              <w:top w:w="100" w:type="dxa"/>
              <w:left w:w="100" w:type="dxa"/>
              <w:bottom w:w="100" w:type="dxa"/>
              <w:right w:w="100" w:type="dxa"/>
            </w:tcMar>
          </w:tcPr>
          <w:p w:rsidR="00C04CAC" w:rsidRDefault="00D60ADC" w14:paraId="3D3F33DC" w14:textId="77777777">
            <w:pPr>
              <w:widowControl w:val="0"/>
              <w:spacing w:line="240" w:lineRule="auto"/>
              <w:rPr>
                <w:sz w:val="20"/>
                <w:szCs w:val="20"/>
              </w:rPr>
            </w:pPr>
            <w:r>
              <w:rPr>
                <w:sz w:val="20"/>
                <w:szCs w:val="20"/>
              </w:rPr>
              <w:t>4144157</w:t>
            </w:r>
          </w:p>
        </w:tc>
      </w:tr>
      <w:tr w:rsidR="00C04CAC" w:rsidTr="5F82BD0A" w14:paraId="43D2C8C7" w14:textId="77777777">
        <w:tc>
          <w:tcPr>
            <w:tcW w:w="2415" w:type="dxa"/>
            <w:tcMar>
              <w:top w:w="100" w:type="dxa"/>
              <w:left w:w="100" w:type="dxa"/>
              <w:bottom w:w="100" w:type="dxa"/>
              <w:right w:w="100" w:type="dxa"/>
            </w:tcMar>
          </w:tcPr>
          <w:p w:rsidR="00C04CAC" w:rsidRDefault="401825D6" w14:paraId="5E3D25D7" w14:textId="6221A642">
            <w:pPr>
              <w:widowControl w:val="0"/>
              <w:spacing w:line="240" w:lineRule="auto"/>
              <w:rPr>
                <w:sz w:val="20"/>
                <w:szCs w:val="20"/>
              </w:rPr>
            </w:pPr>
            <w:r w:rsidRPr="6FF4C249">
              <w:rPr>
                <w:sz w:val="20"/>
                <w:szCs w:val="20"/>
              </w:rPr>
              <w:t>Leukapheresis</w:t>
            </w:r>
          </w:p>
        </w:tc>
        <w:tc>
          <w:tcPr>
            <w:tcW w:w="2460" w:type="dxa"/>
            <w:tcMar>
              <w:top w:w="100" w:type="dxa"/>
              <w:left w:w="100" w:type="dxa"/>
              <w:bottom w:w="100" w:type="dxa"/>
              <w:right w:w="100" w:type="dxa"/>
            </w:tcMar>
          </w:tcPr>
          <w:p w:rsidR="00C04CAC" w:rsidRDefault="00D60ADC" w14:paraId="5DE39757" w14:textId="77777777">
            <w:pPr>
              <w:widowControl w:val="0"/>
              <w:spacing w:line="240" w:lineRule="auto"/>
              <w:rPr>
                <w:sz w:val="20"/>
                <w:szCs w:val="20"/>
              </w:rPr>
            </w:pPr>
            <w:r>
              <w:rPr>
                <w:sz w:val="20"/>
                <w:szCs w:val="20"/>
              </w:rPr>
              <w:t>CAR T</w:t>
            </w:r>
          </w:p>
        </w:tc>
        <w:tc>
          <w:tcPr>
            <w:tcW w:w="4725" w:type="dxa"/>
            <w:tcMar>
              <w:top w:w="100" w:type="dxa"/>
              <w:left w:w="100" w:type="dxa"/>
              <w:bottom w:w="100" w:type="dxa"/>
              <w:right w:w="100" w:type="dxa"/>
            </w:tcMar>
          </w:tcPr>
          <w:p w:rsidR="00C04CAC" w:rsidRDefault="00D60ADC" w14:paraId="3DF62CB3" w14:textId="77777777">
            <w:pPr>
              <w:widowControl w:val="0"/>
              <w:spacing w:line="240" w:lineRule="auto"/>
              <w:rPr>
                <w:sz w:val="20"/>
                <w:szCs w:val="20"/>
              </w:rPr>
            </w:pPr>
            <w:r>
              <w:rPr>
                <w:sz w:val="20"/>
                <w:szCs w:val="20"/>
              </w:rPr>
              <w:t>4298124</w:t>
            </w:r>
          </w:p>
        </w:tc>
      </w:tr>
      <w:tr w:rsidR="00C04CAC" w:rsidTr="5F82BD0A" w14:paraId="0D5A9DFF" w14:textId="77777777">
        <w:tc>
          <w:tcPr>
            <w:tcW w:w="2415" w:type="dxa"/>
            <w:tcMar>
              <w:top w:w="100" w:type="dxa"/>
              <w:left w:w="100" w:type="dxa"/>
              <w:bottom w:w="100" w:type="dxa"/>
              <w:right w:w="100" w:type="dxa"/>
            </w:tcMar>
          </w:tcPr>
          <w:p w:rsidR="00C04CAC" w:rsidRDefault="00D60ADC" w14:paraId="2C8E8E6B" w14:textId="77777777">
            <w:pPr>
              <w:widowControl w:val="0"/>
              <w:spacing w:line="240" w:lineRule="auto"/>
              <w:rPr>
                <w:sz w:val="20"/>
                <w:szCs w:val="20"/>
              </w:rPr>
            </w:pPr>
            <w:r>
              <w:rPr>
                <w:sz w:val="20"/>
                <w:szCs w:val="20"/>
              </w:rPr>
              <w:t>Chimeric antigen receptor T-cell immunotherapy</w:t>
            </w:r>
          </w:p>
        </w:tc>
        <w:tc>
          <w:tcPr>
            <w:tcW w:w="2460" w:type="dxa"/>
            <w:tcMar>
              <w:top w:w="100" w:type="dxa"/>
              <w:left w:w="100" w:type="dxa"/>
              <w:bottom w:w="100" w:type="dxa"/>
              <w:right w:w="100" w:type="dxa"/>
            </w:tcMar>
          </w:tcPr>
          <w:p w:rsidR="00C04CAC" w:rsidRDefault="00D60ADC" w14:paraId="189EB4C8" w14:textId="77777777">
            <w:pPr>
              <w:widowControl w:val="0"/>
              <w:spacing w:line="240" w:lineRule="auto"/>
              <w:rPr>
                <w:sz w:val="20"/>
                <w:szCs w:val="20"/>
              </w:rPr>
            </w:pPr>
            <w:r>
              <w:rPr>
                <w:sz w:val="20"/>
                <w:szCs w:val="20"/>
              </w:rPr>
              <w:t>CAR T</w:t>
            </w:r>
          </w:p>
        </w:tc>
        <w:tc>
          <w:tcPr>
            <w:tcW w:w="4725" w:type="dxa"/>
            <w:tcMar>
              <w:top w:w="100" w:type="dxa"/>
              <w:left w:w="100" w:type="dxa"/>
              <w:bottom w:w="100" w:type="dxa"/>
              <w:right w:w="100" w:type="dxa"/>
            </w:tcMar>
          </w:tcPr>
          <w:p w:rsidR="00C04CAC" w:rsidRDefault="00D60ADC" w14:paraId="0DED9717" w14:textId="77777777">
            <w:pPr>
              <w:widowControl w:val="0"/>
              <w:spacing w:line="240" w:lineRule="auto"/>
              <w:rPr>
                <w:sz w:val="20"/>
                <w:szCs w:val="20"/>
              </w:rPr>
            </w:pPr>
            <w:r>
              <w:rPr>
                <w:sz w:val="20"/>
                <w:szCs w:val="20"/>
              </w:rPr>
              <w:t>608175</w:t>
            </w:r>
          </w:p>
        </w:tc>
      </w:tr>
      <w:tr w:rsidR="5F82BD0A" w:rsidTr="5F82BD0A" w14:paraId="06EBBC0A">
        <w:trPr>
          <w:trHeight w:val="300"/>
          <w:ins w:author="alb_m" w:date="2026-02-20T15:38:58.873Z" w16du:dateUtc="2026-02-20T15:38:58.873Z" w:id="1266890302"/>
        </w:trPr>
        <w:tc>
          <w:tcPr>
            <w:tcW w:w="2415" w:type="dxa"/>
            <w:tcMar>
              <w:top w:w="100" w:type="dxa"/>
              <w:left w:w="100" w:type="dxa"/>
              <w:bottom w:w="100" w:type="dxa"/>
              <w:right w:w="100" w:type="dxa"/>
            </w:tcMar>
          </w:tcPr>
          <w:p w:rsidR="4CC4F9AA" w:rsidP="5F82BD0A" w:rsidRDefault="4CC4F9AA" w14:paraId="3D4FD9B4" w14:textId="78287583">
            <w:pPr>
              <w:pStyle w:val="Normal"/>
              <w:spacing w:line="240" w:lineRule="auto"/>
            </w:pPr>
            <w:ins w:author="alb_m" w:date="2026-02-20T15:39:12.715Z" w16du:dateUtc="2026-02-20T15:39:12.715Z" w:id="1584800847">
              <w:r w:rsidRPr="5F82BD0A" w:rsidR="4CC4F9AA">
                <w:rPr>
                  <w:rFonts w:ascii="Calibri" w:hAnsi="Calibri" w:eastAsia="Calibri" w:cs="Calibri"/>
                  <w:b w:val="0"/>
                  <w:bCs w:val="0"/>
                  <w:i w:val="0"/>
                  <w:iCs w:val="0"/>
                  <w:caps w:val="0"/>
                  <w:smallCaps w:val="0"/>
                  <w:noProof w:val="0"/>
                  <w:color w:val="242424"/>
                  <w:sz w:val="22"/>
                  <w:szCs w:val="22"/>
                  <w:lang w:val="en-GB"/>
                </w:rPr>
                <w:t>Lymphodepletion</w:t>
              </w:r>
            </w:ins>
          </w:p>
        </w:tc>
        <w:tc>
          <w:tcPr>
            <w:tcW w:w="2460" w:type="dxa"/>
            <w:tcMar>
              <w:top w:w="100" w:type="dxa"/>
              <w:left w:w="100" w:type="dxa"/>
              <w:bottom w:w="100" w:type="dxa"/>
              <w:right w:w="100" w:type="dxa"/>
            </w:tcMar>
          </w:tcPr>
          <w:p w:rsidR="4CC4F9AA" w:rsidP="5F82BD0A" w:rsidRDefault="4CC4F9AA" w14:paraId="34BA5F8D" w14:textId="6671E9FA">
            <w:pPr>
              <w:pStyle w:val="Normal"/>
              <w:spacing w:line="240" w:lineRule="auto"/>
              <w:rPr>
                <w:sz w:val="20"/>
                <w:szCs w:val="20"/>
              </w:rPr>
            </w:pPr>
            <w:ins w:author="alb_m" w:date="2026-02-20T15:39:21.578Z" w16du:dateUtc="2026-02-20T15:39:21.578Z" w:id="1939906051">
              <w:r w:rsidRPr="5F82BD0A" w:rsidR="4CC4F9AA">
                <w:rPr>
                  <w:sz w:val="20"/>
                  <w:szCs w:val="20"/>
                </w:rPr>
                <w:t>CAR T</w:t>
              </w:r>
            </w:ins>
          </w:p>
        </w:tc>
        <w:tc>
          <w:tcPr>
            <w:tcW w:w="4725" w:type="dxa"/>
            <w:tcMar>
              <w:top w:w="100" w:type="dxa"/>
              <w:left w:w="100" w:type="dxa"/>
              <w:bottom w:w="100" w:type="dxa"/>
              <w:right w:w="100" w:type="dxa"/>
            </w:tcMar>
          </w:tcPr>
          <w:p w:rsidR="4CC4F9AA" w:rsidP="5F82BD0A" w:rsidRDefault="4CC4F9AA" w14:paraId="1191756B" w14:textId="629348D6">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GB"/>
              </w:rPr>
              <w:pPrChange w:author="alb_m" w:date="2026-02-20T15:39:48.268Z">
                <w:pPr/>
              </w:pPrChange>
            </w:pPr>
            <w:ins w:author="alb_m" w:date="2026-02-20T15:39:48.274Z" w16du:dateUtc="2026-02-20T15:39:48.274Z" w:id="1462591326">
              <w:r w:rsidRPr="5F82BD0A" w:rsidR="4CC4F9AA">
                <w:rPr>
                  <w:rFonts w:ascii="Arial" w:hAnsi="Arial" w:eastAsia="Arial" w:cs="Arial"/>
                  <w:b w:val="0"/>
                  <w:bCs w:val="0"/>
                  <w:i w:val="0"/>
                  <w:iCs w:val="0"/>
                  <w:caps w:val="0"/>
                  <w:smallCaps w:val="0"/>
                  <w:noProof w:val="0"/>
                  <w:color w:val="000000" w:themeColor="text1" w:themeTint="FF" w:themeShade="FF"/>
                  <w:sz w:val="22"/>
                  <w:szCs w:val="22"/>
                  <w:lang w:val="en-GB"/>
                </w:rPr>
                <w:t xml:space="preserve">1395557; </w:t>
              </w:r>
              <w:r w:rsidRPr="5F82BD0A" w:rsidR="4CC4F9AA">
                <w:rPr>
                  <w:rFonts w:ascii="Arial" w:hAnsi="Arial" w:eastAsia="Arial" w:cs="Arial"/>
                  <w:b w:val="0"/>
                  <w:bCs w:val="0"/>
                  <w:i w:val="0"/>
                  <w:iCs w:val="0"/>
                  <w:caps w:val="0"/>
                  <w:smallCaps w:val="0"/>
                  <w:noProof w:val="0"/>
                  <w:color w:val="000000" w:themeColor="text1" w:themeTint="FF" w:themeShade="FF"/>
                  <w:sz w:val="22"/>
                  <w:szCs w:val="22"/>
                  <w:lang w:val="en-GB"/>
                </w:rPr>
                <w:t>1310317;</w:t>
              </w:r>
              <w:r w:rsidRPr="5F82BD0A" w:rsidR="4CC4F9AA">
                <w:rPr>
                  <w:rFonts w:ascii="Arial" w:hAnsi="Arial" w:eastAsia="Arial" w:cs="Arial"/>
                  <w:b w:val="0"/>
                  <w:bCs w:val="0"/>
                  <w:i w:val="0"/>
                  <w:iCs w:val="0"/>
                  <w:caps w:val="0"/>
                  <w:smallCaps w:val="0"/>
                  <w:noProof w:val="0"/>
                  <w:color w:val="000000" w:themeColor="text1" w:themeTint="FF" w:themeShade="FF"/>
                  <w:sz w:val="22"/>
                  <w:szCs w:val="22"/>
                  <w:lang w:val="en-GB"/>
                </w:rPr>
                <w:t xml:space="preserve"> </w:t>
              </w:r>
              <w:r w:rsidRPr="5F82BD0A" w:rsidR="4CC4F9AA">
                <w:rPr>
                  <w:rFonts w:ascii="Arial" w:hAnsi="Arial" w:eastAsia="Arial" w:cs="Arial"/>
                  <w:b w:val="0"/>
                  <w:bCs w:val="0"/>
                  <w:i w:val="0"/>
                  <w:iCs w:val="0"/>
                  <w:caps w:val="0"/>
                  <w:smallCaps w:val="0"/>
                  <w:noProof w:val="0"/>
                  <w:color w:val="000000" w:themeColor="text1" w:themeTint="FF" w:themeShade="FF"/>
                  <w:sz w:val="22"/>
                  <w:szCs w:val="22"/>
                  <w:lang w:val="en-GB"/>
                </w:rPr>
                <w:t>19015523</w:t>
              </w:r>
            </w:ins>
          </w:p>
        </w:tc>
      </w:tr>
      <w:tr w:rsidR="5F82BD0A" w:rsidTr="5F82BD0A" w14:paraId="6D70CBB8">
        <w:trPr>
          <w:trHeight w:val="300"/>
          <w:ins w:author="alb_m" w:date="2026-02-20T15:39:01.268Z" w16du:dateUtc="2026-02-20T15:39:01.268Z" w:id="1097590152"/>
        </w:trPr>
        <w:tc>
          <w:tcPr>
            <w:tcW w:w="2415" w:type="dxa"/>
            <w:tcMar>
              <w:top w:w="100" w:type="dxa"/>
              <w:left w:w="100" w:type="dxa"/>
              <w:bottom w:w="100" w:type="dxa"/>
              <w:right w:w="100" w:type="dxa"/>
            </w:tcMar>
          </w:tcPr>
          <w:p w:rsidR="4CC4F9AA" w:rsidP="5F82BD0A" w:rsidRDefault="4CC4F9AA" w14:paraId="285A0781" w14:textId="23483590">
            <w:pPr>
              <w:pStyle w:val="Normal"/>
              <w:spacing w:line="240" w:lineRule="auto"/>
              <w:rPr>
                <w:rFonts w:ascii="Arial" w:hAnsi="Arial" w:eastAsia="Arial" w:cs="Arial"/>
                <w:noProof w:val="0"/>
                <w:sz w:val="20"/>
                <w:szCs w:val="20"/>
                <w:lang w:val="en-GB"/>
              </w:rPr>
            </w:pPr>
            <w:ins w:author="alb_m" w:date="2026-02-20T15:40:05.986Z" w16du:dateUtc="2026-02-20T15:40:05.986Z" w:id="2133031598">
              <w:r w:rsidRPr="5F82BD0A" w:rsidR="4CC4F9AA">
                <w:rPr>
                  <w:rFonts w:ascii="Calibri" w:hAnsi="Calibri" w:eastAsia="Calibri" w:cs="Calibri"/>
                  <w:b w:val="0"/>
                  <w:bCs w:val="0"/>
                  <w:i w:val="0"/>
                  <w:iCs w:val="0"/>
                  <w:caps w:val="0"/>
                  <w:smallCaps w:val="0"/>
                  <w:noProof w:val="0"/>
                  <w:color w:val="242424"/>
                  <w:sz w:val="22"/>
                  <w:szCs w:val="22"/>
                  <w:lang w:val="en-GB"/>
                </w:rPr>
                <w:t>Bridging therapy</w:t>
              </w:r>
            </w:ins>
          </w:p>
        </w:tc>
        <w:tc>
          <w:tcPr>
            <w:tcW w:w="2460" w:type="dxa"/>
            <w:tcMar>
              <w:top w:w="100" w:type="dxa"/>
              <w:left w:w="100" w:type="dxa"/>
              <w:bottom w:w="100" w:type="dxa"/>
              <w:right w:w="100" w:type="dxa"/>
            </w:tcMar>
          </w:tcPr>
          <w:p w:rsidR="4CC4F9AA" w:rsidP="5F82BD0A" w:rsidRDefault="4CC4F9AA" w14:paraId="7B1540FC" w14:textId="41B1FE89">
            <w:pPr>
              <w:pStyle w:val="Normal"/>
              <w:spacing w:line="240" w:lineRule="auto"/>
              <w:rPr>
                <w:sz w:val="20"/>
                <w:szCs w:val="20"/>
              </w:rPr>
            </w:pPr>
            <w:ins w:author="alb_m" w:date="2026-02-20T15:40:11.305Z" w16du:dateUtc="2026-02-20T15:40:11.305Z" w:id="751711602">
              <w:r w:rsidRPr="5F82BD0A" w:rsidR="4CC4F9AA">
                <w:rPr>
                  <w:sz w:val="20"/>
                  <w:szCs w:val="20"/>
                </w:rPr>
                <w:t>CAR T</w:t>
              </w:r>
            </w:ins>
          </w:p>
        </w:tc>
        <w:tc>
          <w:tcPr>
            <w:tcW w:w="4725" w:type="dxa"/>
            <w:tcMar>
              <w:top w:w="100" w:type="dxa"/>
              <w:left w:w="100" w:type="dxa"/>
              <w:bottom w:w="100" w:type="dxa"/>
              <w:right w:w="100" w:type="dxa"/>
            </w:tcMar>
          </w:tcPr>
          <w:p w:rsidR="5F82BD0A" w:rsidP="5F82BD0A" w:rsidRDefault="5F82BD0A" w14:paraId="15321510" w14:textId="4C58C86F">
            <w:pPr>
              <w:pStyle w:val="Normal"/>
              <w:spacing w:line="240" w:lineRule="auto"/>
              <w:rPr>
                <w:sz w:val="20"/>
                <w:szCs w:val="20"/>
              </w:rPr>
            </w:pPr>
          </w:p>
        </w:tc>
      </w:tr>
    </w:tbl>
    <w:p w:rsidR="00C04CAC" w:rsidRDefault="00D60ADC" w14:paraId="0DA123B1" w14:textId="77777777">
      <w:pPr>
        <w:pStyle w:val="Heading3"/>
      </w:pPr>
      <w:bookmarkStart w:name="_ptjib4uvh17w" w:colFirst="0" w:colLast="0" w:id="34"/>
      <w:bookmarkEnd w:id="34"/>
      <w:r>
        <w:br w:type="page"/>
      </w:r>
    </w:p>
    <w:p w:rsidR="00C04CAC" w:rsidRDefault="604EC3C7" w14:paraId="7463C8E2" w14:textId="77777777">
      <w:pPr>
        <w:pStyle w:val="Heading3"/>
      </w:pPr>
      <w:bookmarkStart w:name="_Toc108466732" w:id="35"/>
      <w:r>
        <w:t>Key measurement concepts</w:t>
      </w:r>
      <w:bookmarkEnd w:id="35"/>
    </w:p>
    <w:tbl>
      <w:tblPr>
        <w:tblW w:w="9585" w:type="dxa"/>
        <w:tblInd w:w="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745"/>
        <w:gridCol w:w="2385"/>
        <w:gridCol w:w="2385"/>
        <w:gridCol w:w="2070"/>
      </w:tblGrid>
      <w:tr w:rsidR="00C04CAC" w:rsidTr="54934799" w14:paraId="1BA5FBCC" w14:textId="77777777">
        <w:tc>
          <w:tcPr>
            <w:tcW w:w="2745" w:type="dxa"/>
            <w:tcMar>
              <w:top w:w="100" w:type="dxa"/>
              <w:left w:w="100" w:type="dxa"/>
              <w:bottom w:w="100" w:type="dxa"/>
              <w:right w:w="100" w:type="dxa"/>
            </w:tcMar>
          </w:tcPr>
          <w:p w:rsidR="00C04CAC" w:rsidRDefault="00D60ADC" w14:paraId="4FFAB06D" w14:textId="77777777">
            <w:pPr>
              <w:widowControl w:val="0"/>
              <w:spacing w:line="240" w:lineRule="auto"/>
              <w:rPr>
                <w:b/>
                <w:bCs/>
                <w:sz w:val="20"/>
                <w:szCs w:val="20"/>
              </w:rPr>
            </w:pPr>
            <w:r>
              <w:rPr>
                <w:b/>
                <w:bCs/>
                <w:sz w:val="20"/>
                <w:szCs w:val="20"/>
              </w:rPr>
              <w:t>Measurement</w:t>
            </w:r>
          </w:p>
        </w:tc>
        <w:tc>
          <w:tcPr>
            <w:tcW w:w="2385" w:type="dxa"/>
            <w:tcMar>
              <w:top w:w="100" w:type="dxa"/>
              <w:left w:w="100" w:type="dxa"/>
              <w:bottom w:w="100" w:type="dxa"/>
              <w:right w:w="100" w:type="dxa"/>
            </w:tcMar>
          </w:tcPr>
          <w:p w:rsidR="00C04CAC" w:rsidRDefault="00D60ADC" w14:paraId="1E5A74F1" w14:textId="77777777">
            <w:pPr>
              <w:widowControl w:val="0"/>
              <w:spacing w:line="240" w:lineRule="auto"/>
              <w:rPr>
                <w:b/>
                <w:bCs/>
                <w:sz w:val="20"/>
                <w:szCs w:val="20"/>
              </w:rPr>
            </w:pPr>
            <w:r>
              <w:rPr>
                <w:b/>
                <w:bCs/>
                <w:sz w:val="20"/>
                <w:szCs w:val="20"/>
              </w:rPr>
              <w:t>Category</w:t>
            </w:r>
          </w:p>
        </w:tc>
        <w:tc>
          <w:tcPr>
            <w:tcW w:w="2385" w:type="dxa"/>
            <w:tcMar>
              <w:top w:w="100" w:type="dxa"/>
              <w:left w:w="100" w:type="dxa"/>
              <w:bottom w:w="100" w:type="dxa"/>
              <w:right w:w="100" w:type="dxa"/>
            </w:tcMar>
          </w:tcPr>
          <w:p w:rsidR="00C04CAC" w:rsidRDefault="00D60ADC" w14:paraId="513567CE" w14:textId="77777777">
            <w:pPr>
              <w:widowControl w:val="0"/>
              <w:spacing w:line="240" w:lineRule="auto"/>
              <w:rPr>
                <w:b/>
                <w:bCs/>
                <w:sz w:val="20"/>
                <w:szCs w:val="20"/>
              </w:rPr>
            </w:pPr>
            <w:r>
              <w:rPr>
                <w:b/>
                <w:bCs/>
                <w:sz w:val="20"/>
                <w:szCs w:val="20"/>
              </w:rPr>
              <w:t>Values</w:t>
            </w:r>
          </w:p>
        </w:tc>
        <w:tc>
          <w:tcPr>
            <w:tcW w:w="2070" w:type="dxa"/>
            <w:tcMar>
              <w:top w:w="100" w:type="dxa"/>
              <w:left w:w="100" w:type="dxa"/>
              <w:bottom w:w="100" w:type="dxa"/>
              <w:right w:w="100" w:type="dxa"/>
            </w:tcMar>
          </w:tcPr>
          <w:p w:rsidR="00C04CAC" w:rsidRDefault="00D60ADC" w14:paraId="6677ADBA" w14:textId="77777777">
            <w:pPr>
              <w:widowControl w:val="0"/>
              <w:spacing w:line="240" w:lineRule="auto"/>
              <w:rPr>
                <w:b/>
                <w:bCs/>
                <w:sz w:val="20"/>
                <w:szCs w:val="20"/>
              </w:rPr>
            </w:pPr>
            <w:proofErr w:type="spellStart"/>
            <w:r>
              <w:rPr>
                <w:b/>
                <w:bCs/>
                <w:sz w:val="20"/>
                <w:szCs w:val="20"/>
              </w:rPr>
              <w:t>concept_id</w:t>
            </w:r>
            <w:proofErr w:type="spellEnd"/>
          </w:p>
        </w:tc>
      </w:tr>
      <w:tr w:rsidR="00C04CAC" w:rsidTr="54934799" w14:paraId="419933EC" w14:textId="77777777">
        <w:tc>
          <w:tcPr>
            <w:tcW w:w="2745" w:type="dxa"/>
            <w:tcMar>
              <w:top w:w="100" w:type="dxa"/>
              <w:left w:w="100" w:type="dxa"/>
              <w:bottom w:w="100" w:type="dxa"/>
              <w:right w:w="100" w:type="dxa"/>
            </w:tcMar>
          </w:tcPr>
          <w:p w:rsidR="00C04CAC" w:rsidRDefault="00D60ADC" w14:paraId="658CC27D" w14:textId="77777777">
            <w:pPr>
              <w:widowControl w:val="0"/>
              <w:spacing w:line="240" w:lineRule="auto"/>
              <w:rPr>
                <w:sz w:val="20"/>
                <w:szCs w:val="20"/>
              </w:rPr>
            </w:pPr>
            <w:r>
              <w:rPr>
                <w:sz w:val="20"/>
                <w:szCs w:val="20"/>
              </w:rPr>
              <w:t>Albumin [Mass/volume] in Serum or Plasma</w:t>
            </w:r>
          </w:p>
        </w:tc>
        <w:tc>
          <w:tcPr>
            <w:tcW w:w="2385" w:type="dxa"/>
            <w:tcMar>
              <w:top w:w="100" w:type="dxa"/>
              <w:left w:w="100" w:type="dxa"/>
              <w:bottom w:w="100" w:type="dxa"/>
              <w:right w:w="100" w:type="dxa"/>
            </w:tcMar>
          </w:tcPr>
          <w:p w:rsidR="00C04CAC" w:rsidRDefault="00D60ADC" w14:paraId="0041C74C" w14:textId="77777777">
            <w:pPr>
              <w:widowControl w:val="0"/>
              <w:spacing w:line="240" w:lineRule="auto"/>
              <w:rPr>
                <w:sz w:val="20"/>
                <w:szCs w:val="20"/>
              </w:rPr>
            </w:pPr>
            <w:r>
              <w:rPr>
                <w:sz w:val="20"/>
                <w:szCs w:val="20"/>
              </w:rPr>
              <w:t>continuous</w:t>
            </w:r>
          </w:p>
        </w:tc>
        <w:tc>
          <w:tcPr>
            <w:tcW w:w="2385" w:type="dxa"/>
            <w:tcMar>
              <w:top w:w="100" w:type="dxa"/>
              <w:left w:w="100" w:type="dxa"/>
              <w:bottom w:w="100" w:type="dxa"/>
              <w:right w:w="100" w:type="dxa"/>
            </w:tcMar>
          </w:tcPr>
          <w:p w:rsidR="00C04CAC" w:rsidRDefault="00C04CAC" w14:paraId="4C4CEA3D" w14:textId="77777777">
            <w:pPr>
              <w:widowControl w:val="0"/>
              <w:spacing w:line="240" w:lineRule="auto"/>
              <w:rPr>
                <w:sz w:val="20"/>
                <w:szCs w:val="20"/>
              </w:rPr>
            </w:pPr>
          </w:p>
        </w:tc>
        <w:tc>
          <w:tcPr>
            <w:tcW w:w="2070" w:type="dxa"/>
            <w:tcMar>
              <w:top w:w="100" w:type="dxa"/>
              <w:left w:w="100" w:type="dxa"/>
              <w:bottom w:w="100" w:type="dxa"/>
              <w:right w:w="100" w:type="dxa"/>
            </w:tcMar>
          </w:tcPr>
          <w:p w:rsidR="00C04CAC" w:rsidRDefault="00D60ADC" w14:paraId="71AC0AD9" w14:textId="77777777">
            <w:pPr>
              <w:widowControl w:val="0"/>
              <w:spacing w:line="240" w:lineRule="auto"/>
              <w:rPr>
                <w:sz w:val="20"/>
                <w:szCs w:val="20"/>
              </w:rPr>
            </w:pPr>
            <w:r>
              <w:rPr>
                <w:sz w:val="20"/>
                <w:szCs w:val="20"/>
              </w:rPr>
              <w:t>3024561</w:t>
            </w:r>
          </w:p>
        </w:tc>
      </w:tr>
      <w:tr w:rsidR="00C04CAC" w:rsidTr="54934799" w14:paraId="6525C2E1" w14:textId="77777777">
        <w:tc>
          <w:tcPr>
            <w:tcW w:w="2745" w:type="dxa"/>
            <w:tcMar>
              <w:top w:w="100" w:type="dxa"/>
              <w:left w:w="100" w:type="dxa"/>
              <w:bottom w:w="100" w:type="dxa"/>
              <w:right w:w="100" w:type="dxa"/>
            </w:tcMar>
          </w:tcPr>
          <w:p w:rsidR="00C04CAC" w:rsidRDefault="00D60ADC" w14:paraId="183E3DF7" w14:textId="77777777">
            <w:pPr>
              <w:widowControl w:val="0"/>
              <w:spacing w:line="240" w:lineRule="auto"/>
              <w:rPr>
                <w:sz w:val="20"/>
                <w:szCs w:val="20"/>
              </w:rPr>
            </w:pPr>
            <w:r>
              <w:rPr>
                <w:sz w:val="20"/>
                <w:szCs w:val="20"/>
              </w:rPr>
              <w:t>Beta-2-Microglobulin [Mass/volume] in Serum or Plasma</w:t>
            </w:r>
          </w:p>
        </w:tc>
        <w:tc>
          <w:tcPr>
            <w:tcW w:w="2385" w:type="dxa"/>
            <w:tcMar>
              <w:top w:w="100" w:type="dxa"/>
              <w:left w:w="100" w:type="dxa"/>
              <w:bottom w:w="100" w:type="dxa"/>
              <w:right w:w="100" w:type="dxa"/>
            </w:tcMar>
          </w:tcPr>
          <w:p w:rsidR="00C04CAC" w:rsidRDefault="00D60ADC" w14:paraId="21F8831B" w14:textId="77777777">
            <w:pPr>
              <w:widowControl w:val="0"/>
              <w:spacing w:line="240" w:lineRule="auto"/>
              <w:rPr>
                <w:sz w:val="20"/>
                <w:szCs w:val="20"/>
              </w:rPr>
            </w:pPr>
            <w:r>
              <w:rPr>
                <w:sz w:val="20"/>
                <w:szCs w:val="20"/>
              </w:rPr>
              <w:t>continuous</w:t>
            </w:r>
          </w:p>
        </w:tc>
        <w:tc>
          <w:tcPr>
            <w:tcW w:w="2385" w:type="dxa"/>
            <w:tcMar>
              <w:top w:w="100" w:type="dxa"/>
              <w:left w:w="100" w:type="dxa"/>
              <w:bottom w:w="100" w:type="dxa"/>
              <w:right w:w="100" w:type="dxa"/>
            </w:tcMar>
          </w:tcPr>
          <w:p w:rsidR="00C04CAC" w:rsidRDefault="00C04CAC" w14:paraId="50895670" w14:textId="77777777">
            <w:pPr>
              <w:widowControl w:val="0"/>
              <w:spacing w:line="240" w:lineRule="auto"/>
              <w:rPr>
                <w:sz w:val="20"/>
                <w:szCs w:val="20"/>
              </w:rPr>
            </w:pPr>
          </w:p>
        </w:tc>
        <w:tc>
          <w:tcPr>
            <w:tcW w:w="2070" w:type="dxa"/>
            <w:tcMar>
              <w:top w:w="100" w:type="dxa"/>
              <w:left w:w="100" w:type="dxa"/>
              <w:bottom w:w="100" w:type="dxa"/>
              <w:right w:w="100" w:type="dxa"/>
            </w:tcMar>
          </w:tcPr>
          <w:p w:rsidR="00C04CAC" w:rsidRDefault="00D60ADC" w14:paraId="5C2C9B7D" w14:textId="77777777">
            <w:pPr>
              <w:widowControl w:val="0"/>
              <w:spacing w:line="240" w:lineRule="auto"/>
              <w:rPr>
                <w:sz w:val="20"/>
                <w:szCs w:val="20"/>
              </w:rPr>
            </w:pPr>
            <w:r>
              <w:rPr>
                <w:sz w:val="20"/>
                <w:szCs w:val="20"/>
              </w:rPr>
              <w:t>3013201</w:t>
            </w:r>
          </w:p>
        </w:tc>
      </w:tr>
      <w:tr w:rsidR="00C04CAC" w:rsidTr="54934799" w14:paraId="31B7C9AD" w14:textId="77777777">
        <w:tc>
          <w:tcPr>
            <w:tcW w:w="2745" w:type="dxa"/>
            <w:tcMar>
              <w:top w:w="100" w:type="dxa"/>
              <w:left w:w="100" w:type="dxa"/>
              <w:bottom w:w="100" w:type="dxa"/>
              <w:right w:w="100" w:type="dxa"/>
            </w:tcMar>
          </w:tcPr>
          <w:p w:rsidR="00C04CAC" w:rsidRDefault="00D60ADC" w14:paraId="08B13384" w14:textId="77777777">
            <w:pPr>
              <w:widowControl w:val="0"/>
              <w:spacing w:line="240" w:lineRule="auto"/>
              <w:rPr>
                <w:sz w:val="20"/>
                <w:szCs w:val="20"/>
              </w:rPr>
            </w:pPr>
            <w:r>
              <w:rPr>
                <w:sz w:val="20"/>
                <w:szCs w:val="20"/>
              </w:rPr>
              <w:t>Body height</w:t>
            </w:r>
          </w:p>
        </w:tc>
        <w:tc>
          <w:tcPr>
            <w:tcW w:w="2385" w:type="dxa"/>
            <w:tcMar>
              <w:top w:w="100" w:type="dxa"/>
              <w:left w:w="100" w:type="dxa"/>
              <w:bottom w:w="100" w:type="dxa"/>
              <w:right w:w="100" w:type="dxa"/>
            </w:tcMar>
          </w:tcPr>
          <w:p w:rsidR="00C04CAC" w:rsidRDefault="00D60ADC" w14:paraId="4823A8BB" w14:textId="77777777">
            <w:pPr>
              <w:widowControl w:val="0"/>
              <w:spacing w:line="240" w:lineRule="auto"/>
              <w:rPr>
                <w:sz w:val="20"/>
                <w:szCs w:val="20"/>
              </w:rPr>
            </w:pPr>
            <w:r>
              <w:rPr>
                <w:sz w:val="20"/>
                <w:szCs w:val="20"/>
              </w:rPr>
              <w:t>continuous</w:t>
            </w:r>
          </w:p>
        </w:tc>
        <w:tc>
          <w:tcPr>
            <w:tcW w:w="2385" w:type="dxa"/>
            <w:tcMar>
              <w:top w:w="100" w:type="dxa"/>
              <w:left w:w="100" w:type="dxa"/>
              <w:bottom w:w="100" w:type="dxa"/>
              <w:right w:w="100" w:type="dxa"/>
            </w:tcMar>
          </w:tcPr>
          <w:p w:rsidR="00C04CAC" w:rsidRDefault="00C04CAC" w14:paraId="38C1F859" w14:textId="77777777">
            <w:pPr>
              <w:widowControl w:val="0"/>
              <w:spacing w:line="240" w:lineRule="auto"/>
              <w:rPr>
                <w:sz w:val="20"/>
                <w:szCs w:val="20"/>
              </w:rPr>
            </w:pPr>
          </w:p>
        </w:tc>
        <w:tc>
          <w:tcPr>
            <w:tcW w:w="2070" w:type="dxa"/>
            <w:tcMar>
              <w:top w:w="100" w:type="dxa"/>
              <w:left w:w="100" w:type="dxa"/>
              <w:bottom w:w="100" w:type="dxa"/>
              <w:right w:w="100" w:type="dxa"/>
            </w:tcMar>
          </w:tcPr>
          <w:p w:rsidR="00C04CAC" w:rsidRDefault="00D60ADC" w14:paraId="301DDD9B" w14:textId="77777777">
            <w:pPr>
              <w:widowControl w:val="0"/>
              <w:spacing w:line="240" w:lineRule="auto"/>
              <w:rPr>
                <w:sz w:val="20"/>
                <w:szCs w:val="20"/>
              </w:rPr>
            </w:pPr>
            <w:r>
              <w:rPr>
                <w:sz w:val="20"/>
                <w:szCs w:val="20"/>
              </w:rPr>
              <w:t>3036277</w:t>
            </w:r>
          </w:p>
        </w:tc>
      </w:tr>
      <w:tr w:rsidR="00C04CAC" w:rsidTr="54934799" w14:paraId="47F1BC70" w14:textId="77777777">
        <w:tc>
          <w:tcPr>
            <w:tcW w:w="2745" w:type="dxa"/>
            <w:tcMar>
              <w:top w:w="100" w:type="dxa"/>
              <w:left w:w="100" w:type="dxa"/>
              <w:bottom w:w="100" w:type="dxa"/>
              <w:right w:w="100" w:type="dxa"/>
            </w:tcMar>
          </w:tcPr>
          <w:p w:rsidR="00C04CAC" w:rsidRDefault="00D60ADC" w14:paraId="17C31F89" w14:textId="77777777">
            <w:pPr>
              <w:widowControl w:val="0"/>
              <w:spacing w:line="240" w:lineRule="auto"/>
              <w:rPr>
                <w:sz w:val="20"/>
                <w:szCs w:val="20"/>
              </w:rPr>
            </w:pPr>
            <w:r>
              <w:rPr>
                <w:sz w:val="20"/>
                <w:szCs w:val="20"/>
              </w:rPr>
              <w:t>Body weight</w:t>
            </w:r>
          </w:p>
        </w:tc>
        <w:tc>
          <w:tcPr>
            <w:tcW w:w="2385" w:type="dxa"/>
            <w:tcMar>
              <w:top w:w="100" w:type="dxa"/>
              <w:left w:w="100" w:type="dxa"/>
              <w:bottom w:w="100" w:type="dxa"/>
              <w:right w:w="100" w:type="dxa"/>
            </w:tcMar>
          </w:tcPr>
          <w:p w:rsidR="00C04CAC" w:rsidRDefault="00D60ADC" w14:paraId="2C9420C3" w14:textId="77777777">
            <w:pPr>
              <w:widowControl w:val="0"/>
              <w:spacing w:line="240" w:lineRule="auto"/>
              <w:rPr>
                <w:sz w:val="20"/>
                <w:szCs w:val="20"/>
              </w:rPr>
            </w:pPr>
            <w:r>
              <w:rPr>
                <w:sz w:val="20"/>
                <w:szCs w:val="20"/>
              </w:rPr>
              <w:t>continuous</w:t>
            </w:r>
          </w:p>
        </w:tc>
        <w:tc>
          <w:tcPr>
            <w:tcW w:w="2385" w:type="dxa"/>
            <w:tcMar>
              <w:top w:w="100" w:type="dxa"/>
              <w:left w:w="100" w:type="dxa"/>
              <w:bottom w:w="100" w:type="dxa"/>
              <w:right w:w="100" w:type="dxa"/>
            </w:tcMar>
          </w:tcPr>
          <w:p w:rsidR="00C04CAC" w:rsidRDefault="00C04CAC" w14:paraId="0C8FE7CE" w14:textId="77777777">
            <w:pPr>
              <w:widowControl w:val="0"/>
              <w:spacing w:line="240" w:lineRule="auto"/>
              <w:rPr>
                <w:sz w:val="20"/>
                <w:szCs w:val="20"/>
              </w:rPr>
            </w:pPr>
          </w:p>
        </w:tc>
        <w:tc>
          <w:tcPr>
            <w:tcW w:w="2070" w:type="dxa"/>
            <w:tcMar>
              <w:top w:w="100" w:type="dxa"/>
              <w:left w:w="100" w:type="dxa"/>
              <w:bottom w:w="100" w:type="dxa"/>
              <w:right w:w="100" w:type="dxa"/>
            </w:tcMar>
          </w:tcPr>
          <w:p w:rsidR="00C04CAC" w:rsidRDefault="00D60ADC" w14:paraId="10351CB8" w14:textId="77777777">
            <w:pPr>
              <w:widowControl w:val="0"/>
              <w:spacing w:line="240" w:lineRule="auto"/>
              <w:rPr>
                <w:sz w:val="20"/>
                <w:szCs w:val="20"/>
              </w:rPr>
            </w:pPr>
            <w:r>
              <w:rPr>
                <w:sz w:val="20"/>
                <w:szCs w:val="20"/>
              </w:rPr>
              <w:t>3025315</w:t>
            </w:r>
          </w:p>
        </w:tc>
      </w:tr>
      <w:tr w:rsidR="54934799" w:rsidTr="54934799" w14:paraId="6E6EBD4E">
        <w:trPr>
          <w:trHeight w:val="300"/>
          <w:ins w:author="alb_m" w:date="2026-02-23T11:08:17.562Z" w16du:dateUtc="2026-02-23T11:08:17.562Z" w:id="387903062"/>
        </w:trPr>
        <w:tc>
          <w:tcPr>
            <w:tcW w:w="2745" w:type="dxa"/>
            <w:tcMar>
              <w:top w:w="100" w:type="dxa"/>
              <w:left w:w="100" w:type="dxa"/>
              <w:bottom w:w="100" w:type="dxa"/>
              <w:right w:w="100" w:type="dxa"/>
            </w:tcMar>
          </w:tcPr>
          <w:p w:rsidR="6D365532" w:rsidP="54934799" w:rsidRDefault="6D365532" w14:paraId="03778BD4" w14:textId="66120F5D">
            <w:pPr>
              <w:pStyle w:val="Normal"/>
              <w:spacing w:line="240" w:lineRule="auto"/>
              <w:rPr>
                <w:sz w:val="20"/>
                <w:szCs w:val="20"/>
              </w:rPr>
            </w:pPr>
            <w:ins w:author="alb_m" w:date="2026-02-23T11:08:39.549Z" w16du:dateUtc="2026-02-23T11:08:39.549Z" w:id="328880228">
              <w:r w:rsidRPr="54934799" w:rsidR="6D365532">
                <w:rPr>
                  <w:sz w:val="20"/>
                  <w:szCs w:val="20"/>
                </w:rPr>
                <w:t>Body mass index (BMI)</w:t>
              </w:r>
            </w:ins>
          </w:p>
        </w:tc>
        <w:tc>
          <w:tcPr>
            <w:tcW w:w="2385" w:type="dxa"/>
            <w:tcMar>
              <w:top w:w="100" w:type="dxa"/>
              <w:left w:w="100" w:type="dxa"/>
              <w:bottom w:w="100" w:type="dxa"/>
              <w:right w:w="100" w:type="dxa"/>
            </w:tcMar>
          </w:tcPr>
          <w:p w:rsidR="6D365532" w:rsidP="54934799" w:rsidRDefault="6D365532" w14:paraId="472D0229" w14:textId="39BFEDD9">
            <w:pPr>
              <w:widowControl w:val="0"/>
              <w:spacing w:line="240" w:lineRule="auto"/>
              <w:rPr>
                <w:sz w:val="20"/>
                <w:szCs w:val="20"/>
              </w:rPr>
            </w:pPr>
            <w:ins w:author="alb_m" w:date="2026-02-23T11:08:44.71Z" w16du:dateUtc="2026-02-23T11:08:44.71Z" w:id="964940756">
              <w:r w:rsidRPr="54934799" w:rsidR="6D365532">
                <w:rPr>
                  <w:sz w:val="20"/>
                  <w:szCs w:val="20"/>
                </w:rPr>
                <w:t>continuous</w:t>
              </w:r>
            </w:ins>
          </w:p>
        </w:tc>
        <w:tc>
          <w:tcPr>
            <w:tcW w:w="2385" w:type="dxa"/>
            <w:tcMar>
              <w:top w:w="100" w:type="dxa"/>
              <w:left w:w="100" w:type="dxa"/>
              <w:bottom w:w="100" w:type="dxa"/>
              <w:right w:w="100" w:type="dxa"/>
            </w:tcMar>
          </w:tcPr>
          <w:p w:rsidR="54934799" w:rsidP="54934799" w:rsidRDefault="54934799" w14:paraId="427D5B1E" w14:textId="35CF6A86">
            <w:pPr>
              <w:pStyle w:val="Normal"/>
              <w:spacing w:line="240" w:lineRule="auto"/>
              <w:rPr>
                <w:sz w:val="20"/>
                <w:szCs w:val="20"/>
              </w:rPr>
            </w:pPr>
          </w:p>
        </w:tc>
        <w:tc>
          <w:tcPr>
            <w:tcW w:w="2070" w:type="dxa"/>
            <w:tcMar>
              <w:top w:w="100" w:type="dxa"/>
              <w:left w:w="100" w:type="dxa"/>
              <w:bottom w:w="100" w:type="dxa"/>
              <w:right w:w="100" w:type="dxa"/>
            </w:tcMar>
          </w:tcPr>
          <w:p w:rsidR="6D365532" w:rsidP="54934799" w:rsidRDefault="6D365532" w14:paraId="7C015A6E" w14:textId="59AA2A21">
            <w:pPr>
              <w:pStyle w:val="Normal"/>
              <w:spacing w:line="240" w:lineRule="auto"/>
              <w:rPr>
                <w:rFonts w:ascii="Arial" w:hAnsi="Arial" w:eastAsia="Arial" w:cs="Arial"/>
                <w:noProof w:val="0"/>
                <w:sz w:val="20"/>
                <w:szCs w:val="20"/>
                <w:lang w:val="en-GB"/>
              </w:rPr>
            </w:pPr>
            <w:ins w:author="alb_m" w:date="2026-02-23T11:09:07.579Z" w16du:dateUtc="2026-02-23T11:09:07.579Z" w:id="1093551625">
              <w:r w:rsidRPr="54934799" w:rsidR="6D365532">
                <w:rPr>
                  <w:rFonts w:ascii="Calibri" w:hAnsi="Calibri" w:eastAsia="Calibri" w:cs="Calibri"/>
                  <w:b w:val="0"/>
                  <w:bCs w:val="0"/>
                  <w:i w:val="0"/>
                  <w:iCs w:val="0"/>
                  <w:caps w:val="0"/>
                  <w:smallCaps w:val="0"/>
                  <w:noProof w:val="0"/>
                  <w:color w:val="242424"/>
                  <w:sz w:val="22"/>
                  <w:szCs w:val="22"/>
                  <w:lang w:val="en-GB"/>
                </w:rPr>
                <w:t>3038553</w:t>
              </w:r>
            </w:ins>
          </w:p>
        </w:tc>
      </w:tr>
      <w:tr w:rsidR="00C04CAC" w:rsidTr="54934799" w14:paraId="719AF74D" w14:textId="77777777">
        <w:tc>
          <w:tcPr>
            <w:tcW w:w="2745" w:type="dxa"/>
            <w:tcMar>
              <w:top w:w="100" w:type="dxa"/>
              <w:left w:w="100" w:type="dxa"/>
              <w:bottom w:w="100" w:type="dxa"/>
              <w:right w:w="100" w:type="dxa"/>
            </w:tcMar>
          </w:tcPr>
          <w:p w:rsidR="00C04CAC" w:rsidRDefault="00D60ADC" w14:paraId="48DA2646" w14:textId="77777777">
            <w:pPr>
              <w:widowControl w:val="0"/>
              <w:spacing w:line="240" w:lineRule="auto"/>
              <w:rPr>
                <w:sz w:val="20"/>
                <w:szCs w:val="20"/>
              </w:rPr>
            </w:pPr>
            <w:r>
              <w:rPr>
                <w:sz w:val="20"/>
                <w:szCs w:val="20"/>
              </w:rPr>
              <w:t>ISS finding</w:t>
            </w:r>
          </w:p>
        </w:tc>
        <w:tc>
          <w:tcPr>
            <w:tcW w:w="2385" w:type="dxa"/>
            <w:tcMar>
              <w:top w:w="100" w:type="dxa"/>
              <w:left w:w="100" w:type="dxa"/>
              <w:bottom w:w="100" w:type="dxa"/>
              <w:right w:w="100" w:type="dxa"/>
            </w:tcMar>
          </w:tcPr>
          <w:p w:rsidR="00C04CAC" w:rsidRDefault="00D60ADC" w14:paraId="0E9421EC" w14:textId="77777777">
            <w:pPr>
              <w:widowControl w:val="0"/>
              <w:spacing w:line="240" w:lineRule="auto"/>
              <w:rPr>
                <w:sz w:val="20"/>
                <w:szCs w:val="20"/>
              </w:rPr>
            </w:pPr>
            <w:r>
              <w:rPr>
                <w:sz w:val="20"/>
                <w:szCs w:val="20"/>
              </w:rPr>
              <w:t>discrete</w:t>
            </w:r>
          </w:p>
        </w:tc>
        <w:tc>
          <w:tcPr>
            <w:tcW w:w="2385" w:type="dxa"/>
            <w:tcMar>
              <w:top w:w="100" w:type="dxa"/>
              <w:left w:w="100" w:type="dxa"/>
              <w:bottom w:w="100" w:type="dxa"/>
              <w:right w:w="100" w:type="dxa"/>
            </w:tcMar>
          </w:tcPr>
          <w:p w:rsidR="00C04CAC" w:rsidRDefault="00D60ADC" w14:paraId="6662B262" w14:textId="77777777">
            <w:pPr>
              <w:widowControl w:val="0"/>
              <w:spacing w:line="240" w:lineRule="auto"/>
              <w:rPr>
                <w:sz w:val="20"/>
                <w:szCs w:val="20"/>
              </w:rPr>
            </w:pPr>
            <w:r>
              <w:rPr>
                <w:sz w:val="20"/>
                <w:szCs w:val="20"/>
              </w:rPr>
              <w:t>Stage 1: 1633361</w:t>
            </w:r>
          </w:p>
          <w:p w:rsidR="00C04CAC" w:rsidRDefault="00D60ADC" w14:paraId="2CDA4320" w14:textId="77777777">
            <w:pPr>
              <w:widowControl w:val="0"/>
              <w:spacing w:line="240" w:lineRule="auto"/>
              <w:rPr>
                <w:sz w:val="20"/>
                <w:szCs w:val="20"/>
              </w:rPr>
            </w:pPr>
            <w:r>
              <w:rPr>
                <w:sz w:val="20"/>
                <w:szCs w:val="20"/>
              </w:rPr>
              <w:t>Stage 2: 1634176</w:t>
            </w:r>
          </w:p>
          <w:p w:rsidR="00C04CAC" w:rsidRDefault="00D60ADC" w14:paraId="56BDC160" w14:textId="77777777">
            <w:pPr>
              <w:widowControl w:val="0"/>
              <w:spacing w:line="240" w:lineRule="auto"/>
              <w:rPr>
                <w:sz w:val="20"/>
                <w:szCs w:val="20"/>
              </w:rPr>
            </w:pPr>
            <w:r>
              <w:rPr>
                <w:sz w:val="20"/>
                <w:szCs w:val="20"/>
              </w:rPr>
              <w:t>Stage 3: 1633524</w:t>
            </w:r>
          </w:p>
        </w:tc>
        <w:tc>
          <w:tcPr>
            <w:tcW w:w="2070" w:type="dxa"/>
            <w:tcMar>
              <w:top w:w="100" w:type="dxa"/>
              <w:left w:w="100" w:type="dxa"/>
              <w:bottom w:w="100" w:type="dxa"/>
              <w:right w:w="100" w:type="dxa"/>
            </w:tcMar>
          </w:tcPr>
          <w:p w:rsidR="00C04CAC" w:rsidRDefault="00D60ADC" w14:paraId="155B3CA8" w14:textId="77777777">
            <w:pPr>
              <w:widowControl w:val="0"/>
              <w:spacing w:line="240" w:lineRule="auto"/>
              <w:rPr>
                <w:sz w:val="20"/>
                <w:szCs w:val="20"/>
              </w:rPr>
            </w:pPr>
            <w:r>
              <w:rPr>
                <w:sz w:val="20"/>
                <w:szCs w:val="20"/>
              </w:rPr>
              <w:t>734337</w:t>
            </w:r>
          </w:p>
        </w:tc>
      </w:tr>
      <w:tr w:rsidR="00C04CAC" w:rsidTr="54934799" w14:paraId="0BC1CF37" w14:textId="77777777">
        <w:tc>
          <w:tcPr>
            <w:tcW w:w="2745" w:type="dxa"/>
            <w:tcMar>
              <w:top w:w="100" w:type="dxa"/>
              <w:left w:w="100" w:type="dxa"/>
              <w:bottom w:w="100" w:type="dxa"/>
              <w:right w:w="100" w:type="dxa"/>
            </w:tcMar>
          </w:tcPr>
          <w:p w:rsidR="00C04CAC" w:rsidRDefault="00D60ADC" w14:paraId="6F7DC0E3" w14:textId="77777777">
            <w:pPr>
              <w:widowControl w:val="0"/>
              <w:spacing w:line="240" w:lineRule="auto"/>
              <w:rPr>
                <w:sz w:val="20"/>
                <w:szCs w:val="20"/>
              </w:rPr>
            </w:pPr>
            <w:r>
              <w:rPr>
                <w:sz w:val="20"/>
                <w:szCs w:val="20"/>
              </w:rPr>
              <w:t>ECOG performance status</w:t>
            </w:r>
          </w:p>
        </w:tc>
        <w:tc>
          <w:tcPr>
            <w:tcW w:w="2385" w:type="dxa"/>
            <w:tcMar>
              <w:top w:w="100" w:type="dxa"/>
              <w:left w:w="100" w:type="dxa"/>
              <w:bottom w:w="100" w:type="dxa"/>
              <w:right w:w="100" w:type="dxa"/>
            </w:tcMar>
          </w:tcPr>
          <w:p w:rsidR="00C04CAC" w:rsidRDefault="00D60ADC" w14:paraId="5D0E757D" w14:textId="77777777">
            <w:pPr>
              <w:widowControl w:val="0"/>
              <w:spacing w:line="240" w:lineRule="auto"/>
              <w:rPr>
                <w:sz w:val="20"/>
                <w:szCs w:val="20"/>
              </w:rPr>
            </w:pPr>
            <w:r>
              <w:rPr>
                <w:sz w:val="20"/>
                <w:szCs w:val="20"/>
              </w:rPr>
              <w:t>discrete</w:t>
            </w:r>
          </w:p>
        </w:tc>
        <w:tc>
          <w:tcPr>
            <w:tcW w:w="2385" w:type="dxa"/>
            <w:tcMar>
              <w:top w:w="100" w:type="dxa"/>
              <w:left w:w="100" w:type="dxa"/>
              <w:bottom w:w="100" w:type="dxa"/>
              <w:right w:w="100" w:type="dxa"/>
            </w:tcMar>
          </w:tcPr>
          <w:p w:rsidR="00C04CAC" w:rsidRDefault="00D60ADC" w14:paraId="14DEC5ED" w14:textId="77777777">
            <w:pPr>
              <w:widowControl w:val="0"/>
              <w:spacing w:line="240" w:lineRule="auto"/>
              <w:rPr>
                <w:sz w:val="20"/>
                <w:szCs w:val="20"/>
              </w:rPr>
            </w:pPr>
            <w:r>
              <w:rPr>
                <w:sz w:val="20"/>
                <w:szCs w:val="20"/>
              </w:rPr>
              <w:t>Status 0: 4175026</w:t>
            </w:r>
          </w:p>
          <w:p w:rsidR="00C04CAC" w:rsidRDefault="00D60ADC" w14:paraId="4A177749" w14:textId="77777777">
            <w:pPr>
              <w:widowControl w:val="0"/>
              <w:spacing w:line="240" w:lineRule="auto"/>
              <w:rPr>
                <w:sz w:val="20"/>
                <w:szCs w:val="20"/>
              </w:rPr>
            </w:pPr>
            <w:r>
              <w:rPr>
                <w:sz w:val="20"/>
                <w:szCs w:val="20"/>
              </w:rPr>
              <w:t>Status 1: 4173614</w:t>
            </w:r>
          </w:p>
          <w:p w:rsidR="00C04CAC" w:rsidRDefault="00D60ADC" w14:paraId="51756080" w14:textId="77777777">
            <w:pPr>
              <w:widowControl w:val="0"/>
              <w:spacing w:line="240" w:lineRule="auto"/>
              <w:rPr>
                <w:sz w:val="20"/>
                <w:szCs w:val="20"/>
              </w:rPr>
            </w:pPr>
            <w:r>
              <w:rPr>
                <w:sz w:val="20"/>
                <w:szCs w:val="20"/>
              </w:rPr>
              <w:t>Status 2: 4172043</w:t>
            </w:r>
          </w:p>
          <w:p w:rsidR="00C04CAC" w:rsidRDefault="00D60ADC" w14:paraId="0FED38ED" w14:textId="77777777">
            <w:pPr>
              <w:widowControl w:val="0"/>
              <w:spacing w:line="240" w:lineRule="auto"/>
              <w:rPr>
                <w:sz w:val="20"/>
                <w:szCs w:val="20"/>
              </w:rPr>
            </w:pPr>
            <w:r>
              <w:rPr>
                <w:sz w:val="20"/>
                <w:szCs w:val="20"/>
              </w:rPr>
              <w:t>Status 3: 4174241</w:t>
            </w:r>
          </w:p>
          <w:p w:rsidR="00C04CAC" w:rsidRDefault="00D60ADC" w14:paraId="784C1C19" w14:textId="77777777">
            <w:pPr>
              <w:widowControl w:val="0"/>
              <w:spacing w:line="240" w:lineRule="auto"/>
              <w:rPr>
                <w:sz w:val="20"/>
                <w:szCs w:val="20"/>
              </w:rPr>
            </w:pPr>
            <w:r>
              <w:rPr>
                <w:sz w:val="20"/>
                <w:szCs w:val="20"/>
              </w:rPr>
              <w:t>Status 4: 4174251</w:t>
            </w:r>
          </w:p>
        </w:tc>
        <w:tc>
          <w:tcPr>
            <w:tcW w:w="2070" w:type="dxa"/>
            <w:tcMar>
              <w:top w:w="100" w:type="dxa"/>
              <w:left w:w="100" w:type="dxa"/>
              <w:bottom w:w="100" w:type="dxa"/>
              <w:right w:w="100" w:type="dxa"/>
            </w:tcMar>
          </w:tcPr>
          <w:p w:rsidR="00C04CAC" w:rsidRDefault="00D60ADC" w14:paraId="41990AF8" w14:textId="77777777">
            <w:pPr>
              <w:widowControl w:val="0"/>
              <w:spacing w:line="240" w:lineRule="auto"/>
              <w:rPr>
                <w:sz w:val="20"/>
                <w:szCs w:val="20"/>
              </w:rPr>
            </w:pPr>
            <w:r>
              <w:rPr>
                <w:sz w:val="20"/>
                <w:szCs w:val="20"/>
              </w:rPr>
              <w:t>4167763</w:t>
            </w:r>
          </w:p>
        </w:tc>
      </w:tr>
      <w:tr w:rsidR="00C04CAC" w:rsidTr="54934799" w14:paraId="6A30C53D" w14:textId="77777777">
        <w:tc>
          <w:tcPr>
            <w:tcW w:w="2745" w:type="dxa"/>
            <w:tcMar>
              <w:top w:w="100" w:type="dxa"/>
              <w:left w:w="100" w:type="dxa"/>
              <w:bottom w:w="100" w:type="dxa"/>
              <w:right w:w="100" w:type="dxa"/>
            </w:tcMar>
          </w:tcPr>
          <w:p w:rsidR="00C04CAC" w:rsidRDefault="00D60ADC" w14:paraId="721DA735" w14:textId="77777777">
            <w:pPr>
              <w:widowControl w:val="0"/>
              <w:spacing w:line="240" w:lineRule="auto"/>
              <w:rPr>
                <w:sz w:val="20"/>
                <w:szCs w:val="20"/>
              </w:rPr>
            </w:pPr>
            <w:r>
              <w:rPr>
                <w:sz w:val="20"/>
                <w:szCs w:val="20"/>
              </w:rPr>
              <w:t>del(13q) measurement</w:t>
            </w:r>
          </w:p>
        </w:tc>
        <w:tc>
          <w:tcPr>
            <w:tcW w:w="2385" w:type="dxa"/>
            <w:tcMar>
              <w:top w:w="100" w:type="dxa"/>
              <w:left w:w="100" w:type="dxa"/>
              <w:bottom w:w="100" w:type="dxa"/>
              <w:right w:w="100" w:type="dxa"/>
            </w:tcMar>
          </w:tcPr>
          <w:p w:rsidR="00C04CAC" w:rsidRDefault="00D60ADC" w14:paraId="76FC34E1" w14:textId="77777777">
            <w:pPr>
              <w:widowControl w:val="0"/>
              <w:spacing w:line="240" w:lineRule="auto"/>
              <w:rPr>
                <w:sz w:val="20"/>
                <w:szCs w:val="20"/>
              </w:rPr>
            </w:pPr>
            <w:r>
              <w:rPr>
                <w:sz w:val="20"/>
                <w:szCs w:val="20"/>
              </w:rPr>
              <w:t>binary</w:t>
            </w:r>
          </w:p>
        </w:tc>
        <w:tc>
          <w:tcPr>
            <w:tcW w:w="2385" w:type="dxa"/>
            <w:tcMar>
              <w:top w:w="100" w:type="dxa"/>
              <w:left w:w="100" w:type="dxa"/>
              <w:bottom w:w="100" w:type="dxa"/>
              <w:right w:w="100" w:type="dxa"/>
            </w:tcMar>
          </w:tcPr>
          <w:p w:rsidR="00C04CAC" w:rsidRDefault="00D60ADC" w14:paraId="546E0769" w14:textId="77777777">
            <w:pPr>
              <w:widowControl w:val="0"/>
              <w:spacing w:line="240" w:lineRule="auto"/>
              <w:rPr>
                <w:sz w:val="20"/>
                <w:szCs w:val="20"/>
              </w:rPr>
            </w:pPr>
            <w:r>
              <w:rPr>
                <w:sz w:val="20"/>
                <w:szCs w:val="20"/>
              </w:rPr>
              <w:t>Negative: 9189</w:t>
            </w:r>
          </w:p>
          <w:p w:rsidR="00C04CAC" w:rsidRDefault="00D60ADC" w14:paraId="37954544" w14:textId="77777777">
            <w:pPr>
              <w:widowControl w:val="0"/>
              <w:spacing w:line="240" w:lineRule="auto"/>
              <w:rPr>
                <w:sz w:val="20"/>
                <w:szCs w:val="20"/>
              </w:rPr>
            </w:pPr>
            <w:r>
              <w:rPr>
                <w:sz w:val="20"/>
                <w:szCs w:val="20"/>
              </w:rPr>
              <w:t>Positive:  9191</w:t>
            </w:r>
          </w:p>
        </w:tc>
        <w:tc>
          <w:tcPr>
            <w:tcW w:w="2070" w:type="dxa"/>
            <w:tcMar>
              <w:top w:w="100" w:type="dxa"/>
              <w:left w:w="100" w:type="dxa"/>
              <w:bottom w:w="100" w:type="dxa"/>
              <w:right w:w="100" w:type="dxa"/>
            </w:tcMar>
          </w:tcPr>
          <w:p w:rsidR="00C04CAC" w:rsidRDefault="00D60ADC" w14:paraId="0ABEDFB1" w14:textId="77777777">
            <w:pPr>
              <w:widowControl w:val="0"/>
              <w:spacing w:line="240" w:lineRule="auto"/>
              <w:rPr>
                <w:sz w:val="20"/>
                <w:szCs w:val="20"/>
              </w:rPr>
            </w:pPr>
            <w:r>
              <w:rPr>
                <w:sz w:val="20"/>
                <w:szCs w:val="20"/>
              </w:rPr>
              <w:t>35977004</w:t>
            </w:r>
          </w:p>
        </w:tc>
      </w:tr>
      <w:tr w:rsidR="00C04CAC" w:rsidTr="54934799" w14:paraId="5B29C945" w14:textId="77777777">
        <w:tc>
          <w:tcPr>
            <w:tcW w:w="2745" w:type="dxa"/>
            <w:tcMar>
              <w:top w:w="100" w:type="dxa"/>
              <w:left w:w="100" w:type="dxa"/>
              <w:bottom w:w="100" w:type="dxa"/>
              <w:right w:w="100" w:type="dxa"/>
            </w:tcMar>
          </w:tcPr>
          <w:p w:rsidR="00C04CAC" w:rsidRDefault="00D60ADC" w14:paraId="3B34B7EF" w14:textId="77777777">
            <w:pPr>
              <w:widowControl w:val="0"/>
              <w:spacing w:line="240" w:lineRule="auto"/>
              <w:rPr>
                <w:sz w:val="20"/>
                <w:szCs w:val="20"/>
              </w:rPr>
            </w:pPr>
            <w:r>
              <w:rPr>
                <w:sz w:val="20"/>
                <w:szCs w:val="20"/>
              </w:rPr>
              <w:t>del(17p) measurement</w:t>
            </w:r>
          </w:p>
        </w:tc>
        <w:tc>
          <w:tcPr>
            <w:tcW w:w="2385" w:type="dxa"/>
            <w:tcMar>
              <w:top w:w="100" w:type="dxa"/>
              <w:left w:w="100" w:type="dxa"/>
              <w:bottom w:w="100" w:type="dxa"/>
              <w:right w:w="100" w:type="dxa"/>
            </w:tcMar>
          </w:tcPr>
          <w:p w:rsidR="00C04CAC" w:rsidRDefault="00D60ADC" w14:paraId="03B2539A" w14:textId="77777777">
            <w:pPr>
              <w:widowControl w:val="0"/>
              <w:spacing w:line="240" w:lineRule="auto"/>
              <w:rPr>
                <w:sz w:val="20"/>
                <w:szCs w:val="20"/>
              </w:rPr>
            </w:pPr>
            <w:r>
              <w:rPr>
                <w:sz w:val="20"/>
                <w:szCs w:val="20"/>
              </w:rPr>
              <w:t>binary</w:t>
            </w:r>
          </w:p>
        </w:tc>
        <w:tc>
          <w:tcPr>
            <w:tcW w:w="2385" w:type="dxa"/>
            <w:tcMar>
              <w:top w:w="100" w:type="dxa"/>
              <w:left w:w="100" w:type="dxa"/>
              <w:bottom w:w="100" w:type="dxa"/>
              <w:right w:w="100" w:type="dxa"/>
            </w:tcMar>
          </w:tcPr>
          <w:p w:rsidR="00C04CAC" w:rsidRDefault="00D60ADC" w14:paraId="71383A10" w14:textId="77777777">
            <w:pPr>
              <w:widowControl w:val="0"/>
              <w:spacing w:line="240" w:lineRule="auto"/>
              <w:rPr>
                <w:sz w:val="20"/>
                <w:szCs w:val="20"/>
              </w:rPr>
            </w:pPr>
            <w:r>
              <w:rPr>
                <w:sz w:val="20"/>
                <w:szCs w:val="20"/>
              </w:rPr>
              <w:t>Negative: 9189</w:t>
            </w:r>
          </w:p>
          <w:p w:rsidR="00C04CAC" w:rsidRDefault="00D60ADC" w14:paraId="66864345" w14:textId="77777777">
            <w:pPr>
              <w:widowControl w:val="0"/>
              <w:spacing w:line="240" w:lineRule="auto"/>
              <w:rPr>
                <w:sz w:val="20"/>
                <w:szCs w:val="20"/>
              </w:rPr>
            </w:pPr>
            <w:r>
              <w:rPr>
                <w:sz w:val="20"/>
                <w:szCs w:val="20"/>
              </w:rPr>
              <w:t>Positive:  9191</w:t>
            </w:r>
          </w:p>
        </w:tc>
        <w:tc>
          <w:tcPr>
            <w:tcW w:w="2070" w:type="dxa"/>
            <w:tcMar>
              <w:top w:w="100" w:type="dxa"/>
              <w:left w:w="100" w:type="dxa"/>
              <w:bottom w:w="100" w:type="dxa"/>
              <w:right w:w="100" w:type="dxa"/>
            </w:tcMar>
          </w:tcPr>
          <w:p w:rsidR="00C04CAC" w:rsidRDefault="00D60ADC" w14:paraId="24F90AA3" w14:textId="77777777">
            <w:pPr>
              <w:widowControl w:val="0"/>
              <w:spacing w:line="240" w:lineRule="auto"/>
              <w:rPr>
                <w:sz w:val="20"/>
                <w:szCs w:val="20"/>
              </w:rPr>
            </w:pPr>
            <w:r>
              <w:rPr>
                <w:sz w:val="20"/>
                <w:szCs w:val="20"/>
              </w:rPr>
              <w:t>19641187</w:t>
            </w:r>
          </w:p>
        </w:tc>
      </w:tr>
      <w:tr w:rsidR="00C04CAC" w:rsidTr="54934799" w14:paraId="69261221" w14:textId="77777777">
        <w:tc>
          <w:tcPr>
            <w:tcW w:w="2745" w:type="dxa"/>
            <w:tcMar>
              <w:top w:w="100" w:type="dxa"/>
              <w:left w:w="100" w:type="dxa"/>
              <w:bottom w:w="100" w:type="dxa"/>
              <w:right w:w="100" w:type="dxa"/>
            </w:tcMar>
          </w:tcPr>
          <w:p w:rsidR="00C04CAC" w:rsidRDefault="00D60ADC" w14:paraId="05D76F65" w14:textId="77777777">
            <w:pPr>
              <w:widowControl w:val="0"/>
              <w:spacing w:line="240" w:lineRule="auto"/>
              <w:rPr>
                <w:sz w:val="20"/>
                <w:szCs w:val="20"/>
              </w:rPr>
            </w:pPr>
            <w:r>
              <w:rPr>
                <w:sz w:val="20"/>
                <w:szCs w:val="20"/>
              </w:rPr>
              <w:t>t(4;14) measurement</w:t>
            </w:r>
          </w:p>
        </w:tc>
        <w:tc>
          <w:tcPr>
            <w:tcW w:w="2385" w:type="dxa"/>
            <w:tcMar>
              <w:top w:w="100" w:type="dxa"/>
              <w:left w:w="100" w:type="dxa"/>
              <w:bottom w:w="100" w:type="dxa"/>
              <w:right w:w="100" w:type="dxa"/>
            </w:tcMar>
          </w:tcPr>
          <w:p w:rsidR="00C04CAC" w:rsidRDefault="00D60ADC" w14:paraId="247FF36E" w14:textId="77777777">
            <w:pPr>
              <w:widowControl w:val="0"/>
              <w:spacing w:line="240" w:lineRule="auto"/>
              <w:rPr>
                <w:sz w:val="20"/>
                <w:szCs w:val="20"/>
              </w:rPr>
            </w:pPr>
            <w:r>
              <w:rPr>
                <w:sz w:val="20"/>
                <w:szCs w:val="20"/>
              </w:rPr>
              <w:t>binary</w:t>
            </w:r>
          </w:p>
        </w:tc>
        <w:tc>
          <w:tcPr>
            <w:tcW w:w="2385" w:type="dxa"/>
            <w:tcMar>
              <w:top w:w="100" w:type="dxa"/>
              <w:left w:w="100" w:type="dxa"/>
              <w:bottom w:w="100" w:type="dxa"/>
              <w:right w:w="100" w:type="dxa"/>
            </w:tcMar>
          </w:tcPr>
          <w:p w:rsidR="00C04CAC" w:rsidRDefault="00D60ADC" w14:paraId="5A78127E" w14:textId="77777777">
            <w:pPr>
              <w:widowControl w:val="0"/>
              <w:spacing w:line="240" w:lineRule="auto"/>
              <w:rPr>
                <w:sz w:val="20"/>
                <w:szCs w:val="20"/>
              </w:rPr>
            </w:pPr>
            <w:r>
              <w:rPr>
                <w:sz w:val="20"/>
                <w:szCs w:val="20"/>
              </w:rPr>
              <w:t>Negative: 9189</w:t>
            </w:r>
          </w:p>
          <w:p w:rsidR="00C04CAC" w:rsidRDefault="00D60ADC" w14:paraId="0011EB26" w14:textId="77777777">
            <w:pPr>
              <w:widowControl w:val="0"/>
              <w:spacing w:line="240" w:lineRule="auto"/>
              <w:rPr>
                <w:sz w:val="20"/>
                <w:szCs w:val="20"/>
              </w:rPr>
            </w:pPr>
            <w:r>
              <w:rPr>
                <w:sz w:val="20"/>
                <w:szCs w:val="20"/>
              </w:rPr>
              <w:t>Positive:  9191</w:t>
            </w:r>
          </w:p>
        </w:tc>
        <w:tc>
          <w:tcPr>
            <w:tcW w:w="2070" w:type="dxa"/>
            <w:tcMar>
              <w:top w:w="100" w:type="dxa"/>
              <w:left w:w="100" w:type="dxa"/>
              <w:bottom w:w="100" w:type="dxa"/>
              <w:right w:w="100" w:type="dxa"/>
            </w:tcMar>
          </w:tcPr>
          <w:p w:rsidR="00C04CAC" w:rsidRDefault="00D60ADC" w14:paraId="12D658EA" w14:textId="77777777">
            <w:pPr>
              <w:widowControl w:val="0"/>
              <w:spacing w:line="240" w:lineRule="auto"/>
              <w:rPr>
                <w:sz w:val="20"/>
                <w:szCs w:val="20"/>
              </w:rPr>
            </w:pPr>
            <w:r>
              <w:rPr>
                <w:sz w:val="20"/>
                <w:szCs w:val="20"/>
              </w:rPr>
              <w:t>19641006</w:t>
            </w:r>
          </w:p>
        </w:tc>
      </w:tr>
      <w:tr w:rsidR="00C04CAC" w:rsidTr="54934799" w14:paraId="3F00FED5" w14:textId="77777777">
        <w:tc>
          <w:tcPr>
            <w:tcW w:w="2745" w:type="dxa"/>
            <w:tcMar>
              <w:top w:w="100" w:type="dxa"/>
              <w:left w:w="100" w:type="dxa"/>
              <w:bottom w:w="100" w:type="dxa"/>
              <w:right w:w="100" w:type="dxa"/>
            </w:tcMar>
          </w:tcPr>
          <w:p w:rsidR="00C04CAC" w:rsidRDefault="00D60ADC" w14:paraId="5F56A7E4" w14:textId="77777777">
            <w:pPr>
              <w:widowControl w:val="0"/>
              <w:spacing w:line="240" w:lineRule="auto"/>
              <w:rPr>
                <w:sz w:val="20"/>
                <w:szCs w:val="20"/>
              </w:rPr>
            </w:pPr>
            <w:r>
              <w:rPr>
                <w:sz w:val="20"/>
                <w:szCs w:val="20"/>
              </w:rPr>
              <w:t>t(14;16)(q32;q23) measurement</w:t>
            </w:r>
          </w:p>
        </w:tc>
        <w:tc>
          <w:tcPr>
            <w:tcW w:w="2385" w:type="dxa"/>
            <w:tcMar>
              <w:top w:w="100" w:type="dxa"/>
              <w:left w:w="100" w:type="dxa"/>
              <w:bottom w:w="100" w:type="dxa"/>
              <w:right w:w="100" w:type="dxa"/>
            </w:tcMar>
          </w:tcPr>
          <w:p w:rsidR="00C04CAC" w:rsidRDefault="00D60ADC" w14:paraId="44BD893C" w14:textId="77777777">
            <w:pPr>
              <w:widowControl w:val="0"/>
              <w:spacing w:line="240" w:lineRule="auto"/>
              <w:rPr>
                <w:sz w:val="20"/>
                <w:szCs w:val="20"/>
              </w:rPr>
            </w:pPr>
            <w:r>
              <w:rPr>
                <w:sz w:val="20"/>
                <w:szCs w:val="20"/>
              </w:rPr>
              <w:t>binary</w:t>
            </w:r>
          </w:p>
        </w:tc>
        <w:tc>
          <w:tcPr>
            <w:tcW w:w="2385" w:type="dxa"/>
            <w:tcMar>
              <w:top w:w="100" w:type="dxa"/>
              <w:left w:w="100" w:type="dxa"/>
              <w:bottom w:w="100" w:type="dxa"/>
              <w:right w:w="100" w:type="dxa"/>
            </w:tcMar>
          </w:tcPr>
          <w:p w:rsidR="00C04CAC" w:rsidRDefault="00D60ADC" w14:paraId="305CB6DA" w14:textId="77777777">
            <w:pPr>
              <w:widowControl w:val="0"/>
              <w:spacing w:line="240" w:lineRule="auto"/>
              <w:rPr>
                <w:sz w:val="20"/>
                <w:szCs w:val="20"/>
              </w:rPr>
            </w:pPr>
            <w:r>
              <w:rPr>
                <w:sz w:val="20"/>
                <w:szCs w:val="20"/>
              </w:rPr>
              <w:t>Negative: 9189</w:t>
            </w:r>
          </w:p>
          <w:p w:rsidR="00C04CAC" w:rsidRDefault="00D60ADC" w14:paraId="3346984F" w14:textId="77777777">
            <w:pPr>
              <w:widowControl w:val="0"/>
              <w:spacing w:line="240" w:lineRule="auto"/>
              <w:rPr>
                <w:sz w:val="20"/>
                <w:szCs w:val="20"/>
              </w:rPr>
            </w:pPr>
            <w:r>
              <w:rPr>
                <w:sz w:val="20"/>
                <w:szCs w:val="20"/>
              </w:rPr>
              <w:t>Positive:  9191</w:t>
            </w:r>
          </w:p>
        </w:tc>
        <w:tc>
          <w:tcPr>
            <w:tcW w:w="2070" w:type="dxa"/>
            <w:tcMar>
              <w:top w:w="100" w:type="dxa"/>
              <w:left w:w="100" w:type="dxa"/>
              <w:bottom w:w="100" w:type="dxa"/>
              <w:right w:w="100" w:type="dxa"/>
            </w:tcMar>
          </w:tcPr>
          <w:p w:rsidR="00C04CAC" w:rsidRDefault="00D60ADC" w14:paraId="2CBAE7E9" w14:textId="77777777">
            <w:pPr>
              <w:widowControl w:val="0"/>
              <w:spacing w:line="240" w:lineRule="auto"/>
              <w:rPr>
                <w:sz w:val="20"/>
                <w:szCs w:val="20"/>
              </w:rPr>
            </w:pPr>
            <w:r>
              <w:rPr>
                <w:sz w:val="20"/>
                <w:szCs w:val="20"/>
              </w:rPr>
              <w:t>19476524</w:t>
            </w:r>
          </w:p>
        </w:tc>
      </w:tr>
      <w:tr w:rsidR="00C04CAC" w:rsidTr="54934799" w14:paraId="73CA0EF5" w14:textId="77777777">
        <w:tc>
          <w:tcPr>
            <w:tcW w:w="2745" w:type="dxa"/>
            <w:tcMar>
              <w:top w:w="100" w:type="dxa"/>
              <w:left w:w="100" w:type="dxa"/>
              <w:bottom w:w="100" w:type="dxa"/>
              <w:right w:w="100" w:type="dxa"/>
            </w:tcMar>
          </w:tcPr>
          <w:p w:rsidR="00C04CAC" w:rsidRDefault="00D60ADC" w14:paraId="39A104ED" w14:textId="77777777">
            <w:pPr>
              <w:widowControl w:val="0"/>
              <w:spacing w:line="240" w:lineRule="auto"/>
              <w:rPr>
                <w:sz w:val="20"/>
                <w:szCs w:val="20"/>
              </w:rPr>
            </w:pPr>
            <w:r>
              <w:rPr>
                <w:sz w:val="20"/>
                <w:szCs w:val="20"/>
              </w:rPr>
              <w:t>t(6;14) measurement</w:t>
            </w:r>
          </w:p>
        </w:tc>
        <w:tc>
          <w:tcPr>
            <w:tcW w:w="2385" w:type="dxa"/>
            <w:tcMar>
              <w:top w:w="100" w:type="dxa"/>
              <w:left w:w="100" w:type="dxa"/>
              <w:bottom w:w="100" w:type="dxa"/>
              <w:right w:w="100" w:type="dxa"/>
            </w:tcMar>
          </w:tcPr>
          <w:p w:rsidR="00C04CAC" w:rsidRDefault="00D60ADC" w14:paraId="216F39B2" w14:textId="77777777">
            <w:pPr>
              <w:widowControl w:val="0"/>
              <w:spacing w:line="240" w:lineRule="auto"/>
              <w:rPr>
                <w:sz w:val="20"/>
                <w:szCs w:val="20"/>
              </w:rPr>
            </w:pPr>
            <w:r>
              <w:rPr>
                <w:sz w:val="20"/>
                <w:szCs w:val="20"/>
              </w:rPr>
              <w:t>binary</w:t>
            </w:r>
          </w:p>
        </w:tc>
        <w:tc>
          <w:tcPr>
            <w:tcW w:w="2385" w:type="dxa"/>
            <w:tcMar>
              <w:top w:w="100" w:type="dxa"/>
              <w:left w:w="100" w:type="dxa"/>
              <w:bottom w:w="100" w:type="dxa"/>
              <w:right w:w="100" w:type="dxa"/>
            </w:tcMar>
          </w:tcPr>
          <w:p w:rsidR="00C04CAC" w:rsidRDefault="00D60ADC" w14:paraId="00FD18CD" w14:textId="77777777">
            <w:pPr>
              <w:widowControl w:val="0"/>
              <w:spacing w:line="240" w:lineRule="auto"/>
              <w:rPr>
                <w:sz w:val="20"/>
                <w:szCs w:val="20"/>
              </w:rPr>
            </w:pPr>
            <w:r>
              <w:rPr>
                <w:sz w:val="20"/>
                <w:szCs w:val="20"/>
              </w:rPr>
              <w:t>Negative: 9189</w:t>
            </w:r>
          </w:p>
          <w:p w:rsidR="00C04CAC" w:rsidRDefault="00D60ADC" w14:paraId="6CA5205C" w14:textId="77777777">
            <w:pPr>
              <w:widowControl w:val="0"/>
              <w:spacing w:line="240" w:lineRule="auto"/>
              <w:rPr>
                <w:sz w:val="20"/>
                <w:szCs w:val="20"/>
              </w:rPr>
            </w:pPr>
            <w:r>
              <w:rPr>
                <w:sz w:val="20"/>
                <w:szCs w:val="20"/>
              </w:rPr>
              <w:t>Positive:  9191</w:t>
            </w:r>
          </w:p>
        </w:tc>
        <w:tc>
          <w:tcPr>
            <w:tcW w:w="2070" w:type="dxa"/>
            <w:tcMar>
              <w:top w:w="100" w:type="dxa"/>
              <w:left w:w="100" w:type="dxa"/>
              <w:bottom w:w="100" w:type="dxa"/>
              <w:right w:w="100" w:type="dxa"/>
            </w:tcMar>
          </w:tcPr>
          <w:p w:rsidR="00C04CAC" w:rsidRDefault="00D60ADC" w14:paraId="722F4A8A" w14:textId="77777777">
            <w:pPr>
              <w:widowControl w:val="0"/>
              <w:spacing w:line="240" w:lineRule="auto"/>
              <w:rPr>
                <w:sz w:val="20"/>
                <w:szCs w:val="20"/>
              </w:rPr>
            </w:pPr>
            <w:r>
              <w:rPr>
                <w:sz w:val="20"/>
                <w:szCs w:val="20"/>
              </w:rPr>
              <w:t>19642743</w:t>
            </w:r>
          </w:p>
        </w:tc>
      </w:tr>
      <w:tr w:rsidR="00C04CAC" w:rsidTr="54934799" w14:paraId="3755892F" w14:textId="77777777">
        <w:tc>
          <w:tcPr>
            <w:tcW w:w="2745" w:type="dxa"/>
            <w:tcMar>
              <w:top w:w="100" w:type="dxa"/>
              <w:left w:w="100" w:type="dxa"/>
              <w:bottom w:w="100" w:type="dxa"/>
              <w:right w:w="100" w:type="dxa"/>
            </w:tcMar>
          </w:tcPr>
          <w:p w:rsidR="00C04CAC" w:rsidRDefault="00D60ADC" w14:paraId="72E27812" w14:textId="77777777">
            <w:pPr>
              <w:widowControl w:val="0"/>
              <w:spacing w:line="240" w:lineRule="auto"/>
              <w:rPr>
                <w:sz w:val="20"/>
                <w:szCs w:val="20"/>
              </w:rPr>
            </w:pPr>
            <w:r>
              <w:rPr>
                <w:sz w:val="20"/>
                <w:szCs w:val="20"/>
              </w:rPr>
              <w:t>Hypoploidy</w:t>
            </w:r>
          </w:p>
        </w:tc>
        <w:tc>
          <w:tcPr>
            <w:tcW w:w="2385" w:type="dxa"/>
            <w:tcMar>
              <w:top w:w="100" w:type="dxa"/>
              <w:left w:w="100" w:type="dxa"/>
              <w:bottom w:w="100" w:type="dxa"/>
              <w:right w:w="100" w:type="dxa"/>
            </w:tcMar>
          </w:tcPr>
          <w:p w:rsidR="00C04CAC" w:rsidRDefault="00D60ADC" w14:paraId="69225F37" w14:textId="77777777">
            <w:pPr>
              <w:widowControl w:val="0"/>
              <w:spacing w:line="240" w:lineRule="auto"/>
              <w:rPr>
                <w:sz w:val="20"/>
                <w:szCs w:val="20"/>
              </w:rPr>
            </w:pPr>
            <w:r>
              <w:rPr>
                <w:sz w:val="20"/>
                <w:szCs w:val="20"/>
              </w:rPr>
              <w:t>binary</w:t>
            </w:r>
          </w:p>
        </w:tc>
        <w:tc>
          <w:tcPr>
            <w:tcW w:w="2385" w:type="dxa"/>
            <w:tcMar>
              <w:top w:w="100" w:type="dxa"/>
              <w:left w:w="100" w:type="dxa"/>
              <w:bottom w:w="100" w:type="dxa"/>
              <w:right w:w="100" w:type="dxa"/>
            </w:tcMar>
          </w:tcPr>
          <w:p w:rsidR="00C04CAC" w:rsidRDefault="00D60ADC" w14:paraId="4768294F" w14:textId="77777777">
            <w:pPr>
              <w:widowControl w:val="0"/>
              <w:spacing w:line="240" w:lineRule="auto"/>
              <w:rPr>
                <w:sz w:val="20"/>
                <w:szCs w:val="20"/>
              </w:rPr>
            </w:pPr>
            <w:r>
              <w:rPr>
                <w:sz w:val="20"/>
                <w:szCs w:val="20"/>
              </w:rPr>
              <w:t>Negative: 9189</w:t>
            </w:r>
          </w:p>
          <w:p w:rsidR="00C04CAC" w:rsidRDefault="00D60ADC" w14:paraId="7FA4160D" w14:textId="77777777">
            <w:pPr>
              <w:widowControl w:val="0"/>
              <w:spacing w:line="240" w:lineRule="auto"/>
              <w:rPr>
                <w:sz w:val="20"/>
                <w:szCs w:val="20"/>
              </w:rPr>
            </w:pPr>
            <w:r>
              <w:rPr>
                <w:sz w:val="20"/>
                <w:szCs w:val="20"/>
              </w:rPr>
              <w:t>Positive:  9191</w:t>
            </w:r>
          </w:p>
        </w:tc>
        <w:tc>
          <w:tcPr>
            <w:tcW w:w="2070" w:type="dxa"/>
            <w:tcMar>
              <w:top w:w="100" w:type="dxa"/>
              <w:left w:w="100" w:type="dxa"/>
              <w:bottom w:w="100" w:type="dxa"/>
              <w:right w:w="100" w:type="dxa"/>
            </w:tcMar>
          </w:tcPr>
          <w:p w:rsidR="00C04CAC" w:rsidRDefault="00D60ADC" w14:paraId="2F1CA340" w14:textId="77777777">
            <w:pPr>
              <w:widowControl w:val="0"/>
              <w:spacing w:line="240" w:lineRule="auto"/>
              <w:rPr>
                <w:sz w:val="20"/>
                <w:szCs w:val="20"/>
              </w:rPr>
            </w:pPr>
            <w:r>
              <w:rPr>
                <w:sz w:val="20"/>
                <w:szCs w:val="20"/>
              </w:rPr>
              <w:t>4048414</w:t>
            </w:r>
          </w:p>
        </w:tc>
      </w:tr>
      <w:tr w:rsidR="00C04CAC" w:rsidTr="54934799" w14:paraId="1E79C0DB" w14:textId="77777777">
        <w:tc>
          <w:tcPr>
            <w:tcW w:w="2745" w:type="dxa"/>
            <w:tcMar>
              <w:top w:w="100" w:type="dxa"/>
              <w:left w:w="100" w:type="dxa"/>
              <w:bottom w:w="100" w:type="dxa"/>
              <w:right w:w="100" w:type="dxa"/>
            </w:tcMar>
          </w:tcPr>
          <w:p w:rsidR="00C04CAC" w:rsidRDefault="00D60ADC" w14:paraId="056FDEFA" w14:textId="77777777">
            <w:pPr>
              <w:widowControl w:val="0"/>
              <w:spacing w:line="240" w:lineRule="auto"/>
              <w:rPr>
                <w:sz w:val="20"/>
                <w:szCs w:val="20"/>
              </w:rPr>
            </w:pPr>
            <w:proofErr w:type="spellStart"/>
            <w:r>
              <w:rPr>
                <w:sz w:val="20"/>
                <w:szCs w:val="20"/>
              </w:rPr>
              <w:t>Hyperploidy</w:t>
            </w:r>
            <w:proofErr w:type="spellEnd"/>
          </w:p>
        </w:tc>
        <w:tc>
          <w:tcPr>
            <w:tcW w:w="2385" w:type="dxa"/>
            <w:tcMar>
              <w:top w:w="100" w:type="dxa"/>
              <w:left w:w="100" w:type="dxa"/>
              <w:bottom w:w="100" w:type="dxa"/>
              <w:right w:w="100" w:type="dxa"/>
            </w:tcMar>
          </w:tcPr>
          <w:p w:rsidR="00C04CAC" w:rsidRDefault="00D60ADC" w14:paraId="625D24B4" w14:textId="77777777">
            <w:pPr>
              <w:widowControl w:val="0"/>
              <w:spacing w:line="240" w:lineRule="auto"/>
              <w:rPr>
                <w:sz w:val="20"/>
                <w:szCs w:val="20"/>
              </w:rPr>
            </w:pPr>
            <w:r>
              <w:rPr>
                <w:sz w:val="20"/>
                <w:szCs w:val="20"/>
              </w:rPr>
              <w:t>binary</w:t>
            </w:r>
          </w:p>
        </w:tc>
        <w:tc>
          <w:tcPr>
            <w:tcW w:w="2385" w:type="dxa"/>
            <w:tcMar>
              <w:top w:w="100" w:type="dxa"/>
              <w:left w:w="100" w:type="dxa"/>
              <w:bottom w:w="100" w:type="dxa"/>
              <w:right w:w="100" w:type="dxa"/>
            </w:tcMar>
          </w:tcPr>
          <w:p w:rsidR="00C04CAC" w:rsidRDefault="00D60ADC" w14:paraId="0891A4C4" w14:textId="77777777">
            <w:pPr>
              <w:widowControl w:val="0"/>
              <w:spacing w:line="240" w:lineRule="auto"/>
              <w:rPr>
                <w:sz w:val="20"/>
                <w:szCs w:val="20"/>
              </w:rPr>
            </w:pPr>
            <w:r>
              <w:rPr>
                <w:sz w:val="20"/>
                <w:szCs w:val="20"/>
              </w:rPr>
              <w:t>Negative: 9189</w:t>
            </w:r>
          </w:p>
          <w:p w:rsidR="00C04CAC" w:rsidRDefault="00D60ADC" w14:paraId="510DD285" w14:textId="77777777">
            <w:pPr>
              <w:widowControl w:val="0"/>
              <w:spacing w:line="240" w:lineRule="auto"/>
              <w:rPr>
                <w:sz w:val="20"/>
                <w:szCs w:val="20"/>
              </w:rPr>
            </w:pPr>
            <w:r>
              <w:rPr>
                <w:sz w:val="20"/>
                <w:szCs w:val="20"/>
              </w:rPr>
              <w:t>Positive:  9191</w:t>
            </w:r>
          </w:p>
        </w:tc>
        <w:tc>
          <w:tcPr>
            <w:tcW w:w="2070" w:type="dxa"/>
            <w:tcMar>
              <w:top w:w="100" w:type="dxa"/>
              <w:left w:w="100" w:type="dxa"/>
              <w:bottom w:w="100" w:type="dxa"/>
              <w:right w:w="100" w:type="dxa"/>
            </w:tcMar>
          </w:tcPr>
          <w:p w:rsidR="00C04CAC" w:rsidRDefault="00D60ADC" w14:paraId="5E247A75" w14:textId="77777777">
            <w:pPr>
              <w:widowControl w:val="0"/>
              <w:spacing w:line="240" w:lineRule="auto"/>
              <w:rPr>
                <w:sz w:val="20"/>
                <w:szCs w:val="20"/>
              </w:rPr>
            </w:pPr>
            <w:r>
              <w:rPr>
                <w:sz w:val="20"/>
                <w:szCs w:val="20"/>
              </w:rPr>
              <w:t>4208087</w:t>
            </w:r>
          </w:p>
        </w:tc>
      </w:tr>
      <w:tr w:rsidR="54934799" w:rsidTr="54934799" w14:paraId="713A5AB7">
        <w:trPr>
          <w:trHeight w:val="300"/>
          <w:ins w:author="alb_m" w:date="2026-02-23T11:10:04.601Z" w16du:dateUtc="2026-02-23T11:10:04.601Z" w:id="751933091"/>
        </w:trPr>
        <w:tc>
          <w:tcPr>
            <w:tcW w:w="2745" w:type="dxa"/>
            <w:tcMar>
              <w:top w:w="100" w:type="dxa"/>
              <w:left w:w="100" w:type="dxa"/>
              <w:bottom w:w="100" w:type="dxa"/>
              <w:right w:w="100" w:type="dxa"/>
            </w:tcMar>
          </w:tcPr>
          <w:p w:rsidR="5AD50F94" w:rsidP="54934799" w:rsidRDefault="5AD50F94" w14:paraId="465785DA" w14:textId="47B360AF">
            <w:pPr>
              <w:pStyle w:val="Normal"/>
              <w:spacing w:line="240" w:lineRule="auto"/>
              <w:rPr>
                <w:rFonts w:ascii="Arial" w:hAnsi="Arial" w:eastAsia="Arial" w:cs="Arial"/>
                <w:sz w:val="20"/>
                <w:szCs w:val="20"/>
                <w:rPrChange w:author="alb_m" w:date="2026-02-23T11:11:00.89Z" w:id="1836231270">
                  <w:rPr>
                    <w:sz w:val="20"/>
                    <w:szCs w:val="20"/>
                  </w:rPr>
                </w:rPrChange>
              </w:rPr>
            </w:pPr>
            <w:ins w:author="alb_m" w:date="2026-02-23T11:10:29.001Z" w16du:dateUtc="2026-02-23T11:10:29.001Z" w:id="2137457110">
              <w:r w:rsidRPr="54934799" w:rsidR="5AD50F94">
                <w:rPr>
                  <w:rFonts w:ascii="Arial" w:hAnsi="Arial" w:eastAsia="Arial" w:cs="Arial"/>
                  <w:b w:val="0"/>
                  <w:bCs w:val="0"/>
                  <w:i w:val="0"/>
                  <w:iCs w:val="0"/>
                  <w:caps w:val="0"/>
                  <w:smallCaps w:val="0"/>
                  <w:noProof w:val="0"/>
                  <w:color w:val="242424"/>
                  <w:sz w:val="20"/>
                  <w:szCs w:val="20"/>
                  <w:lang w:val="en-GB"/>
                  <w:rPrChange w:author="alb_m" w:date="2026-02-23T11:11:04.216Z" w16du:dateUtc="2026-02-23T11:11:04.216Z" w:id="15295271">
                    <w:rPr>
                      <w:rFonts w:ascii="Calibri" w:hAnsi="Calibri" w:eastAsia="Calibri" w:cs="Calibri"/>
                      <w:b w:val="0"/>
                      <w:bCs w:val="0"/>
                      <w:i w:val="0"/>
                      <w:iCs w:val="0"/>
                      <w:caps w:val="0"/>
                      <w:smallCaps w:val="0"/>
                      <w:noProof w:val="0"/>
                      <w:color w:val="242424"/>
                      <w:sz w:val="22"/>
                      <w:szCs w:val="22"/>
                      <w:lang w:val="en-GB"/>
                    </w:rPr>
                  </w:rPrChange>
                </w:rPr>
                <w:t xml:space="preserve">Lactate </w:t>
              </w:r>
              <w:r w:rsidRPr="54934799" w:rsidR="5AD50F94">
                <w:rPr>
                  <w:rFonts w:ascii="Arial" w:hAnsi="Arial" w:eastAsia="Arial" w:cs="Arial"/>
                  <w:b w:val="0"/>
                  <w:bCs w:val="0"/>
                  <w:i w:val="0"/>
                  <w:iCs w:val="0"/>
                  <w:caps w:val="0"/>
                  <w:smallCaps w:val="0"/>
                  <w:noProof w:val="0"/>
                  <w:color w:val="242424"/>
                  <w:sz w:val="20"/>
                  <w:szCs w:val="20"/>
                  <w:lang w:val="en-GB"/>
                  <w:rPrChange w:author="alb_m" w:date="2026-02-23T11:11:00.886Z" w16du:dateUtc="2026-02-23T11:11:00.886Z" w:id="1074119006">
                    <w:rPr>
                      <w:rFonts w:ascii="Calibri" w:hAnsi="Calibri" w:eastAsia="Calibri" w:cs="Calibri"/>
                      <w:b w:val="0"/>
                      <w:bCs w:val="0"/>
                      <w:i w:val="0"/>
                      <w:iCs w:val="0"/>
                      <w:caps w:val="0"/>
                      <w:smallCaps w:val="0"/>
                      <w:noProof w:val="0"/>
                      <w:color w:val="242424"/>
                      <w:sz w:val="22"/>
                      <w:szCs w:val="22"/>
                      <w:lang w:val="en-GB"/>
                    </w:rPr>
                  </w:rPrChange>
                </w:rPr>
                <w:t>dehydrogenase</w:t>
              </w:r>
            </w:ins>
            <w:ins w:author="alb_m" w:date="2026-02-23T11:11:07.722Z" w16du:dateUtc="2026-02-23T11:11:07.722Z" w:id="1611259281">
              <w:r w:rsidRPr="54934799" w:rsidR="5AD50F94">
                <w:rPr>
                  <w:rFonts w:ascii="Arial" w:hAnsi="Arial" w:eastAsia="Arial" w:cs="Arial"/>
                  <w:b w:val="0"/>
                  <w:bCs w:val="0"/>
                  <w:i w:val="0"/>
                  <w:iCs w:val="0"/>
                  <w:caps w:val="0"/>
                  <w:smallCaps w:val="0"/>
                  <w:noProof w:val="0"/>
                  <w:color w:val="242424"/>
                  <w:sz w:val="20"/>
                  <w:szCs w:val="20"/>
                  <w:lang w:val="en-GB"/>
                </w:rPr>
                <w:t xml:space="preserve"> (</w:t>
              </w:r>
            </w:ins>
            <w:ins w:author="alb_m" w:date="2026-02-23T11:10:29.001Z" w16du:dateUtc="2026-02-23T11:10:29.001Z" w:id="711771181">
              <w:r w:rsidRPr="54934799" w:rsidR="5AD50F94">
                <w:rPr>
                  <w:rFonts w:ascii="Arial" w:hAnsi="Arial" w:eastAsia="Arial" w:cs="Arial"/>
                  <w:sz w:val="20"/>
                  <w:szCs w:val="20"/>
                  <w:rPrChange w:author="alb_m" w:date="2026-02-23T11:11:00.888Z" w16du:dateUtc="2026-02-23T11:11:00.888Z" w:id="1432893299">
                    <w:rPr>
                      <w:sz w:val="20"/>
                      <w:szCs w:val="20"/>
                    </w:rPr>
                  </w:rPrChange>
                </w:rPr>
                <w:t>LDH</w:t>
              </w:r>
            </w:ins>
            <w:ins w:author="alb_m" w:date="2026-02-23T11:11:09.964Z" w16du:dateUtc="2026-02-23T11:11:09.964Z" w:id="1776507466">
              <w:r w:rsidRPr="54934799" w:rsidR="5AD50F94">
                <w:rPr>
                  <w:rFonts w:ascii="Arial" w:hAnsi="Arial" w:eastAsia="Arial" w:cs="Arial"/>
                  <w:sz w:val="20"/>
                  <w:szCs w:val="20"/>
                </w:rPr>
                <w:t>)</w:t>
              </w:r>
            </w:ins>
          </w:p>
        </w:tc>
        <w:tc>
          <w:tcPr>
            <w:tcW w:w="2385" w:type="dxa"/>
            <w:tcMar>
              <w:top w:w="100" w:type="dxa"/>
              <w:left w:w="100" w:type="dxa"/>
              <w:bottom w:w="100" w:type="dxa"/>
              <w:right w:w="100" w:type="dxa"/>
            </w:tcMar>
          </w:tcPr>
          <w:p w:rsidR="5AD50F94" w:rsidP="54934799" w:rsidRDefault="5AD50F94" w14:paraId="436B3410" w14:textId="39BFEDD9">
            <w:pPr>
              <w:widowControl w:val="0"/>
              <w:spacing w:line="240" w:lineRule="auto"/>
              <w:rPr>
                <w:ins w:author="alb_m" w:date="2026-02-23T11:11:21.39Z" w16du:dateUtc="2026-02-23T11:11:21.39Z" w:id="1989419960"/>
                <w:sz w:val="20"/>
                <w:szCs w:val="20"/>
              </w:rPr>
            </w:pPr>
            <w:ins w:author="alb_m" w:date="2026-02-23T11:11:21.39Z" w16du:dateUtc="2026-02-23T11:11:21.39Z" w:id="603438278">
              <w:r w:rsidRPr="54934799" w:rsidR="5AD50F94">
                <w:rPr>
                  <w:sz w:val="20"/>
                  <w:szCs w:val="20"/>
                </w:rPr>
                <w:t>continuous</w:t>
              </w:r>
            </w:ins>
          </w:p>
          <w:p w:rsidR="54934799" w:rsidP="54934799" w:rsidRDefault="54934799" w14:paraId="5E592621" w14:textId="3F49DD43">
            <w:pPr>
              <w:pStyle w:val="Normal"/>
              <w:spacing w:line="240" w:lineRule="auto"/>
              <w:rPr>
                <w:sz w:val="20"/>
                <w:szCs w:val="20"/>
              </w:rPr>
            </w:pPr>
          </w:p>
        </w:tc>
        <w:tc>
          <w:tcPr>
            <w:tcW w:w="2385" w:type="dxa"/>
            <w:tcMar>
              <w:top w:w="100" w:type="dxa"/>
              <w:left w:w="100" w:type="dxa"/>
              <w:bottom w:w="100" w:type="dxa"/>
              <w:right w:w="100" w:type="dxa"/>
            </w:tcMar>
          </w:tcPr>
          <w:p w:rsidR="54934799" w:rsidP="54934799" w:rsidRDefault="54934799" w14:paraId="0E1A285D" w14:textId="0CDAB99D">
            <w:pPr>
              <w:pStyle w:val="Normal"/>
              <w:spacing w:line="240" w:lineRule="auto"/>
              <w:rPr>
                <w:rFonts w:ascii="Calibri" w:hAnsi="Calibri" w:eastAsia="Calibri" w:cs="Calibri"/>
                <w:b w:val="0"/>
                <w:bCs w:val="0"/>
                <w:i w:val="0"/>
                <w:iCs w:val="0"/>
                <w:caps w:val="0"/>
                <w:smallCaps w:val="0"/>
                <w:noProof w:val="0"/>
                <w:color w:val="242424"/>
                <w:sz w:val="22"/>
                <w:szCs w:val="22"/>
                <w:lang w:val="en-GB"/>
              </w:rPr>
            </w:pPr>
          </w:p>
        </w:tc>
        <w:tc>
          <w:tcPr>
            <w:tcW w:w="2070" w:type="dxa"/>
            <w:tcMar>
              <w:top w:w="100" w:type="dxa"/>
              <w:left w:w="100" w:type="dxa"/>
              <w:bottom w:w="100" w:type="dxa"/>
              <w:right w:w="100" w:type="dxa"/>
            </w:tcMar>
          </w:tcPr>
          <w:p w:rsidR="5AD50F94" w:rsidP="54934799" w:rsidRDefault="5AD50F94" w14:paraId="3D17ADE0" w14:textId="52D9C3CB">
            <w:pPr>
              <w:pStyle w:val="Normal"/>
              <w:spacing w:line="240" w:lineRule="auto"/>
              <w:rPr>
                <w:rFonts w:ascii="Arial" w:hAnsi="Arial" w:eastAsia="Arial" w:cs="Arial"/>
                <w:noProof w:val="0"/>
                <w:sz w:val="20"/>
                <w:szCs w:val="20"/>
                <w:lang w:val="en-GB"/>
              </w:rPr>
            </w:pPr>
            <w:ins w:author="alb_m" w:date="2026-02-23T11:11:39.153Z" w16du:dateUtc="2026-02-23T11:11:39.153Z" w:id="603519848">
              <w:r w:rsidRPr="54934799" w:rsidR="5AD50F94">
                <w:rPr>
                  <w:rFonts w:ascii="Calibri" w:hAnsi="Calibri" w:eastAsia="Calibri" w:cs="Calibri"/>
                  <w:b w:val="0"/>
                  <w:bCs w:val="0"/>
                  <w:i w:val="0"/>
                  <w:iCs w:val="0"/>
                  <w:caps w:val="0"/>
                  <w:smallCaps w:val="0"/>
                  <w:noProof w:val="0"/>
                  <w:color w:val="242424"/>
                  <w:sz w:val="22"/>
                  <w:szCs w:val="22"/>
                  <w:lang w:val="en-GB"/>
                </w:rPr>
                <w:t>3016436</w:t>
              </w:r>
            </w:ins>
          </w:p>
        </w:tc>
      </w:tr>
    </w:tbl>
    <w:p w:rsidR="00C04CAC" w:rsidRDefault="604EC3C7" w14:paraId="7B478428" w14:textId="77777777">
      <w:pPr>
        <w:pStyle w:val="Heading3"/>
      </w:pPr>
      <w:bookmarkStart w:name="_Toc52446735" w:id="36"/>
      <w:r>
        <w:t>Key observation concepts</w:t>
      </w:r>
      <w:bookmarkEnd w:id="36"/>
    </w:p>
    <w:tbl>
      <w:tblPr>
        <w:tblStyle w:val="af3"/>
        <w:tblW w:w="9585"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45"/>
        <w:gridCol w:w="1365"/>
        <w:gridCol w:w="3405"/>
        <w:gridCol w:w="2070"/>
      </w:tblGrid>
      <w:tr w:rsidR="00C04CAC" w:rsidTr="75D2CFFE" w14:paraId="7E21C13C" w14:textId="77777777">
        <w:tc>
          <w:tcPr>
            <w:tcW w:w="2745" w:type="dxa"/>
            <w:tcMar>
              <w:top w:w="100" w:type="dxa"/>
              <w:left w:w="100" w:type="dxa"/>
              <w:bottom w:w="100" w:type="dxa"/>
              <w:right w:w="100" w:type="dxa"/>
            </w:tcMar>
          </w:tcPr>
          <w:p w:rsidR="00C04CAC" w:rsidRDefault="00D60ADC" w14:paraId="73AF971C" w14:textId="77777777">
            <w:pPr>
              <w:widowControl w:val="0"/>
              <w:spacing w:line="240" w:lineRule="auto"/>
              <w:rPr>
                <w:b/>
                <w:bCs/>
                <w:sz w:val="20"/>
                <w:szCs w:val="20"/>
              </w:rPr>
            </w:pPr>
            <w:r>
              <w:rPr>
                <w:b/>
                <w:bCs/>
                <w:sz w:val="20"/>
                <w:szCs w:val="20"/>
              </w:rPr>
              <w:t>Observation</w:t>
            </w:r>
          </w:p>
        </w:tc>
        <w:tc>
          <w:tcPr>
            <w:tcW w:w="1365" w:type="dxa"/>
            <w:tcMar>
              <w:top w:w="100" w:type="dxa"/>
              <w:left w:w="100" w:type="dxa"/>
              <w:bottom w:w="100" w:type="dxa"/>
              <w:right w:w="100" w:type="dxa"/>
            </w:tcMar>
          </w:tcPr>
          <w:p w:rsidR="00C04CAC" w:rsidRDefault="00D60ADC" w14:paraId="530697ED" w14:textId="77777777">
            <w:pPr>
              <w:widowControl w:val="0"/>
              <w:spacing w:line="240" w:lineRule="auto"/>
              <w:rPr>
                <w:b/>
                <w:bCs/>
                <w:sz w:val="20"/>
                <w:szCs w:val="20"/>
              </w:rPr>
            </w:pPr>
            <w:r>
              <w:rPr>
                <w:b/>
                <w:bCs/>
                <w:sz w:val="20"/>
                <w:szCs w:val="20"/>
              </w:rPr>
              <w:t>Category</w:t>
            </w:r>
          </w:p>
        </w:tc>
        <w:tc>
          <w:tcPr>
            <w:tcW w:w="3405" w:type="dxa"/>
            <w:tcMar>
              <w:top w:w="100" w:type="dxa"/>
              <w:left w:w="100" w:type="dxa"/>
              <w:bottom w:w="100" w:type="dxa"/>
              <w:right w:w="100" w:type="dxa"/>
            </w:tcMar>
          </w:tcPr>
          <w:p w:rsidR="00C04CAC" w:rsidRDefault="00D60ADC" w14:paraId="3C61275C" w14:textId="77777777">
            <w:pPr>
              <w:widowControl w:val="0"/>
              <w:spacing w:line="240" w:lineRule="auto"/>
              <w:rPr>
                <w:b/>
                <w:bCs/>
                <w:sz w:val="20"/>
                <w:szCs w:val="20"/>
              </w:rPr>
            </w:pPr>
            <w:r>
              <w:rPr>
                <w:b/>
                <w:bCs/>
                <w:sz w:val="20"/>
                <w:szCs w:val="20"/>
              </w:rPr>
              <w:t>Values</w:t>
            </w:r>
          </w:p>
        </w:tc>
        <w:tc>
          <w:tcPr>
            <w:tcW w:w="2070" w:type="dxa"/>
            <w:tcMar>
              <w:top w:w="100" w:type="dxa"/>
              <w:left w:w="100" w:type="dxa"/>
              <w:bottom w:w="100" w:type="dxa"/>
              <w:right w:w="100" w:type="dxa"/>
            </w:tcMar>
          </w:tcPr>
          <w:p w:rsidR="00C04CAC" w:rsidRDefault="00D60ADC" w14:paraId="09A3770B" w14:textId="77777777">
            <w:pPr>
              <w:widowControl w:val="0"/>
              <w:spacing w:line="240" w:lineRule="auto"/>
              <w:rPr>
                <w:b/>
                <w:bCs/>
                <w:sz w:val="20"/>
                <w:szCs w:val="20"/>
              </w:rPr>
            </w:pPr>
            <w:proofErr w:type="spellStart"/>
            <w:r>
              <w:rPr>
                <w:b/>
                <w:bCs/>
                <w:sz w:val="20"/>
                <w:szCs w:val="20"/>
              </w:rPr>
              <w:t>concept_id</w:t>
            </w:r>
            <w:proofErr w:type="spellEnd"/>
          </w:p>
        </w:tc>
      </w:tr>
      <w:tr w:rsidR="00C04CAC" w:rsidTr="75D2CFFE" w14:paraId="326CE833" w14:textId="77777777">
        <w:tc>
          <w:tcPr>
            <w:tcW w:w="2745" w:type="dxa"/>
            <w:tcMar>
              <w:top w:w="100" w:type="dxa"/>
              <w:left w:w="100" w:type="dxa"/>
              <w:bottom w:w="100" w:type="dxa"/>
              <w:right w:w="100" w:type="dxa"/>
            </w:tcMar>
          </w:tcPr>
          <w:p w:rsidR="00C04CAC" w:rsidRDefault="00D60ADC" w14:paraId="59D80467" w14:textId="77777777">
            <w:pPr>
              <w:widowControl w:val="0"/>
              <w:spacing w:line="240" w:lineRule="auto"/>
              <w:rPr>
                <w:sz w:val="20"/>
                <w:szCs w:val="20"/>
              </w:rPr>
            </w:pPr>
            <w:r>
              <w:rPr>
                <w:sz w:val="20"/>
                <w:szCs w:val="20"/>
              </w:rPr>
              <w:t>Plasmacytoma, extramedullary (not occurring in bone)</w:t>
            </w:r>
          </w:p>
        </w:tc>
        <w:tc>
          <w:tcPr>
            <w:tcW w:w="1365" w:type="dxa"/>
            <w:tcMar>
              <w:top w:w="100" w:type="dxa"/>
              <w:left w:w="100" w:type="dxa"/>
              <w:bottom w:w="100" w:type="dxa"/>
              <w:right w:w="100" w:type="dxa"/>
            </w:tcMar>
          </w:tcPr>
          <w:p w:rsidR="00C04CAC" w:rsidRDefault="00D60ADC" w14:paraId="7D4C281F" w14:textId="77777777">
            <w:pPr>
              <w:widowControl w:val="0"/>
              <w:spacing w:line="240" w:lineRule="auto"/>
              <w:rPr>
                <w:sz w:val="20"/>
                <w:szCs w:val="20"/>
              </w:rPr>
            </w:pPr>
            <w:r>
              <w:rPr>
                <w:sz w:val="20"/>
                <w:szCs w:val="20"/>
              </w:rPr>
              <w:t>binary</w:t>
            </w:r>
          </w:p>
        </w:tc>
        <w:tc>
          <w:tcPr>
            <w:tcW w:w="3405" w:type="dxa"/>
            <w:tcMar>
              <w:top w:w="100" w:type="dxa"/>
              <w:left w:w="100" w:type="dxa"/>
              <w:bottom w:w="100" w:type="dxa"/>
              <w:right w:w="100" w:type="dxa"/>
            </w:tcMar>
          </w:tcPr>
          <w:p w:rsidR="00C04CAC" w:rsidRDefault="00D60ADC" w14:paraId="7FAA966F" w14:textId="77777777">
            <w:pPr>
              <w:widowControl w:val="0"/>
              <w:spacing w:line="240" w:lineRule="auto"/>
              <w:rPr>
                <w:sz w:val="20"/>
                <w:szCs w:val="20"/>
              </w:rPr>
            </w:pPr>
            <w:r>
              <w:rPr>
                <w:sz w:val="20"/>
                <w:szCs w:val="20"/>
              </w:rPr>
              <w:t>Negative: 9189</w:t>
            </w:r>
          </w:p>
          <w:p w:rsidR="00C04CAC" w:rsidRDefault="00D60ADC" w14:paraId="249D700A" w14:textId="77777777">
            <w:pPr>
              <w:widowControl w:val="0"/>
              <w:spacing w:line="240" w:lineRule="auto"/>
              <w:rPr>
                <w:sz w:val="20"/>
                <w:szCs w:val="20"/>
              </w:rPr>
            </w:pPr>
            <w:r>
              <w:rPr>
                <w:sz w:val="20"/>
                <w:szCs w:val="20"/>
              </w:rPr>
              <w:t>Positive:  9191</w:t>
            </w:r>
          </w:p>
        </w:tc>
        <w:tc>
          <w:tcPr>
            <w:tcW w:w="2070" w:type="dxa"/>
            <w:tcMar>
              <w:top w:w="100" w:type="dxa"/>
              <w:left w:w="100" w:type="dxa"/>
              <w:bottom w:w="100" w:type="dxa"/>
              <w:right w:w="100" w:type="dxa"/>
            </w:tcMar>
          </w:tcPr>
          <w:p w:rsidR="00C04CAC" w:rsidRDefault="00D60ADC" w14:paraId="6487EB40" w14:textId="77777777">
            <w:pPr>
              <w:widowControl w:val="0"/>
              <w:spacing w:line="240" w:lineRule="auto"/>
              <w:rPr>
                <w:sz w:val="20"/>
                <w:szCs w:val="20"/>
              </w:rPr>
            </w:pPr>
            <w:r>
              <w:rPr>
                <w:sz w:val="20"/>
                <w:szCs w:val="20"/>
              </w:rPr>
              <w:t>4028858</w:t>
            </w:r>
          </w:p>
        </w:tc>
      </w:tr>
      <w:tr w:rsidR="00C04CAC" w:rsidTr="75D2CFFE" w14:paraId="332169B9" w14:textId="77777777">
        <w:tc>
          <w:tcPr>
            <w:tcW w:w="2745" w:type="dxa"/>
            <w:tcMar>
              <w:top w:w="100" w:type="dxa"/>
              <w:left w:w="100" w:type="dxa"/>
              <w:bottom w:w="100" w:type="dxa"/>
              <w:right w:w="100" w:type="dxa"/>
            </w:tcMar>
          </w:tcPr>
          <w:p w:rsidR="00C04CAC" w:rsidRDefault="00D60ADC" w14:paraId="7FA0D94F" w14:textId="77777777">
            <w:pPr>
              <w:widowControl w:val="0"/>
              <w:spacing w:line="240" w:lineRule="auto"/>
              <w:rPr>
                <w:sz w:val="20"/>
                <w:szCs w:val="20"/>
              </w:rPr>
            </w:pPr>
            <w:commentRangeStart w:id="37"/>
            <w:commentRangeStart w:id="38"/>
            <w:commentRangeStart w:id="39"/>
            <w:r w:rsidRPr="75D2CFFE">
              <w:rPr>
                <w:sz w:val="20"/>
                <w:szCs w:val="20"/>
              </w:rPr>
              <w:t>Cancer disease progression</w:t>
            </w:r>
          </w:p>
        </w:tc>
        <w:tc>
          <w:tcPr>
            <w:tcW w:w="1365" w:type="dxa"/>
            <w:tcMar>
              <w:top w:w="100" w:type="dxa"/>
              <w:left w:w="100" w:type="dxa"/>
              <w:bottom w:w="100" w:type="dxa"/>
              <w:right w:w="100" w:type="dxa"/>
            </w:tcMar>
          </w:tcPr>
          <w:p w:rsidR="00C04CAC" w:rsidRDefault="00D60ADC" w14:paraId="239C8EFD" w14:textId="77777777">
            <w:pPr>
              <w:widowControl w:val="0"/>
              <w:spacing w:line="240" w:lineRule="auto"/>
              <w:rPr>
                <w:sz w:val="20"/>
                <w:szCs w:val="20"/>
              </w:rPr>
            </w:pPr>
            <w:r>
              <w:rPr>
                <w:sz w:val="20"/>
                <w:szCs w:val="20"/>
              </w:rPr>
              <w:t>discrete</w:t>
            </w:r>
          </w:p>
        </w:tc>
        <w:tc>
          <w:tcPr>
            <w:tcW w:w="3405" w:type="dxa"/>
            <w:tcMar>
              <w:top w:w="100" w:type="dxa"/>
              <w:left w:w="100" w:type="dxa"/>
              <w:bottom w:w="100" w:type="dxa"/>
              <w:right w:w="100" w:type="dxa"/>
            </w:tcMar>
          </w:tcPr>
          <w:p w:rsidR="00C04CAC" w:rsidRDefault="00D60ADC" w14:paraId="50C9C356" w14:textId="77777777">
            <w:pPr>
              <w:widowControl w:val="0"/>
              <w:spacing w:line="240" w:lineRule="auto"/>
              <w:rPr>
                <w:sz w:val="20"/>
                <w:szCs w:val="20"/>
              </w:rPr>
            </w:pPr>
            <w:r>
              <w:rPr>
                <w:sz w:val="20"/>
                <w:szCs w:val="20"/>
              </w:rPr>
              <w:t>Improved: 45883920</w:t>
            </w:r>
          </w:p>
          <w:p w:rsidR="00C04CAC" w:rsidRDefault="00D60ADC" w14:paraId="1405C88C" w14:textId="77777777">
            <w:pPr>
              <w:widowControl w:val="0"/>
              <w:spacing w:line="240" w:lineRule="auto"/>
              <w:rPr>
                <w:sz w:val="20"/>
                <w:szCs w:val="20"/>
              </w:rPr>
            </w:pPr>
            <w:r>
              <w:rPr>
                <w:sz w:val="20"/>
                <w:szCs w:val="20"/>
              </w:rPr>
              <w:t>No evidence of disease: 1620321</w:t>
            </w:r>
          </w:p>
          <w:p w:rsidR="00C04CAC" w:rsidRDefault="00D60ADC" w14:paraId="50E80147" w14:textId="77777777">
            <w:pPr>
              <w:widowControl w:val="0"/>
              <w:spacing w:line="240" w:lineRule="auto"/>
              <w:rPr>
                <w:sz w:val="20"/>
                <w:szCs w:val="20"/>
              </w:rPr>
            </w:pPr>
            <w:r>
              <w:rPr>
                <w:sz w:val="20"/>
                <w:szCs w:val="20"/>
              </w:rPr>
              <w:t>Stable: 45879403</w:t>
            </w:r>
          </w:p>
          <w:p w:rsidR="00C04CAC" w:rsidRDefault="00D60ADC" w14:paraId="23D78045" w14:textId="77777777">
            <w:pPr>
              <w:widowControl w:val="0"/>
              <w:spacing w:line="240" w:lineRule="auto"/>
              <w:rPr>
                <w:sz w:val="20"/>
                <w:szCs w:val="20"/>
              </w:rPr>
            </w:pPr>
            <w:r>
              <w:rPr>
                <w:sz w:val="20"/>
                <w:szCs w:val="20"/>
              </w:rPr>
              <w:t>Undetermined: 45880649</w:t>
            </w:r>
          </w:p>
          <w:p w:rsidR="00C04CAC" w:rsidRDefault="00D60ADC" w14:paraId="52F2F776" w14:textId="77777777">
            <w:pPr>
              <w:widowControl w:val="0"/>
              <w:spacing w:line="240" w:lineRule="auto"/>
              <w:rPr>
                <w:sz w:val="20"/>
                <w:szCs w:val="20"/>
              </w:rPr>
            </w:pPr>
            <w:r>
              <w:rPr>
                <w:sz w:val="20"/>
                <w:szCs w:val="20"/>
              </w:rPr>
              <w:t>Worsened: 1620411</w:t>
            </w:r>
          </w:p>
        </w:tc>
        <w:tc>
          <w:tcPr>
            <w:tcW w:w="2070" w:type="dxa"/>
            <w:tcMar>
              <w:top w:w="100" w:type="dxa"/>
              <w:left w:w="100" w:type="dxa"/>
              <w:bottom w:w="100" w:type="dxa"/>
              <w:right w:w="100" w:type="dxa"/>
            </w:tcMar>
          </w:tcPr>
          <w:p w:rsidR="00C04CAC" w:rsidRDefault="00D60ADC" w14:paraId="6FCF8061" w14:textId="77777777">
            <w:pPr>
              <w:widowControl w:val="0"/>
              <w:spacing w:line="240" w:lineRule="auto"/>
              <w:rPr>
                <w:sz w:val="20"/>
                <w:szCs w:val="20"/>
              </w:rPr>
            </w:pPr>
            <w:r w:rsidRPr="75D2CFFE">
              <w:rPr>
                <w:sz w:val="20"/>
                <w:szCs w:val="20"/>
              </w:rPr>
              <w:t>1617595</w:t>
            </w:r>
            <w:commentRangeEnd w:id="37"/>
            <w:r>
              <w:rPr>
                <w:rStyle w:val="CommentReference"/>
                <w:sz w:val="20"/>
                <w:szCs w:val="20"/>
              </w:rPr>
              <w:commentReference w:id="37"/>
            </w:r>
            <w:commentRangeEnd w:id="38"/>
            <w:r>
              <w:rPr>
                <w:rStyle w:val="CommentReference"/>
              </w:rPr>
              <w:commentReference w:id="38"/>
            </w:r>
            <w:commentRangeEnd w:id="39"/>
            <w:r>
              <w:rPr>
                <w:rStyle w:val="CommentReference"/>
              </w:rPr>
              <w:commentReference w:id="39"/>
            </w:r>
          </w:p>
        </w:tc>
      </w:tr>
    </w:tbl>
    <w:p w:rsidR="00C04CAC" w:rsidRDefault="00C04CAC" w14:paraId="41004F19" w14:textId="77777777">
      <w:pPr>
        <w:pStyle w:val="Heading3"/>
      </w:pPr>
      <w:bookmarkStart w:name="_uqimi6y97n7o" w:colFirst="0" w:colLast="0" w:id="40"/>
      <w:bookmarkEnd w:id="40"/>
    </w:p>
    <w:sectPr w:rsidR="00C04CAC">
      <w:headerReference w:type="even" r:id="rId33"/>
      <w:headerReference w:type="default" r:id="rId34"/>
      <w:footerReference w:type="even" r:id="rId35"/>
      <w:footerReference w:type="default" r:id="rId36"/>
      <w:headerReference w:type="first" r:id="rId37"/>
      <w:footerReference w:type="first" r:id="rId38"/>
      <w:pgSz w:w="11906" w:h="16838" w:orient="portrait"/>
      <w:pgMar w:top="1417" w:right="1417" w:bottom="1417" w:left="1275" w:header="709" w:footer="582"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T" w:author="Romain Tching Chi Yen" w:date="2026-01-05T09:49:00Z" w:id="37">
    <w:p w:rsidR="00703BCA" w:rsidP="00703BCA" w:rsidRDefault="00703BCA" w14:paraId="53BBA724" w14:textId="77777777">
      <w:pPr>
        <w:pStyle w:val="CommentText"/>
      </w:pPr>
      <w:r>
        <w:rPr>
          <w:rStyle w:val="CommentReference"/>
        </w:rPr>
        <w:annotationRef/>
      </w:r>
      <w:r>
        <w:rPr>
          <w:lang w:val="fr-FR"/>
        </w:rPr>
        <w:t>I would rather suggest CANCER Modifier measurements:</w:t>
      </w:r>
    </w:p>
    <w:p w:rsidR="00703BCA" w:rsidP="00703BCA" w:rsidRDefault="00703BCA" w14:paraId="6107FDEC" w14:textId="77777777">
      <w:pPr>
        <w:pStyle w:val="CommentText"/>
      </w:pPr>
      <w:r>
        <w:rPr>
          <w:lang w:val="fr-FR"/>
        </w:rPr>
        <w:t xml:space="preserve">  - 1635506 Stable disease</w:t>
      </w:r>
    </w:p>
    <w:p w:rsidR="00703BCA" w:rsidP="00703BCA" w:rsidRDefault="00703BCA" w14:paraId="0AA52B84" w14:textId="77777777">
      <w:pPr>
        <w:pStyle w:val="CommentText"/>
      </w:pPr>
      <w:r>
        <w:rPr>
          <w:lang w:val="fr-FR"/>
        </w:rPr>
        <w:t xml:space="preserve">  - 1633294 Progressive disease</w:t>
      </w:r>
    </w:p>
    <w:p w:rsidR="00703BCA" w:rsidP="00703BCA" w:rsidRDefault="00703BCA" w14:paraId="7D832630" w14:textId="77777777">
      <w:pPr>
        <w:pStyle w:val="CommentText"/>
      </w:pPr>
      <w:r>
        <w:rPr>
          <w:lang w:val="fr-FR"/>
        </w:rPr>
        <w:t xml:space="preserve">  - 1633363 Complete response</w:t>
      </w:r>
    </w:p>
    <w:p w:rsidR="00703BCA" w:rsidP="00703BCA" w:rsidRDefault="00703BCA" w14:paraId="543568B2" w14:textId="77777777">
      <w:pPr>
        <w:pStyle w:val="CommentText"/>
      </w:pPr>
      <w:r>
        <w:rPr>
          <w:lang w:val="fr-FR"/>
        </w:rPr>
        <w:t xml:space="preserve">  - 1635152 Partial response</w:t>
      </w:r>
    </w:p>
  </w:comment>
  <w:comment w:initials="SS" w:author="Schwick, Sebastian" w:date="2026-01-13T11:13:00Z" w:id="38">
    <w:p w:rsidR="00095978" w:rsidRDefault="00095978" w14:paraId="55A27015" w14:textId="44CFE31A">
      <w:r>
        <w:annotationRef/>
      </w:r>
      <w:r w:rsidRPr="7F474C80">
        <w:t>So each of these concepts would be a measurement_concept_id with binary values?</w:t>
      </w:r>
    </w:p>
  </w:comment>
  <w:comment w:initials="ro" w:author="romain.tching" w:date="2026-02-02T08:33:00Z" w:id="39">
    <w:p w:rsidR="00B83369" w:rsidRDefault="00B83369" w14:paraId="39427B27" w14:textId="03BB3729">
      <w:r>
        <w:annotationRef/>
      </w:r>
      <w:r w:rsidRPr="52C475AF">
        <w:t>No the measurement concept is standalone, it does not require a value.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3568B2" w15:done="0"/>
  <w15:commentEx w15:paraId="55A27015" w15:paraIdParent="543568B2" w15:done="0"/>
  <w15:commentEx w15:paraId="39427B27" w15:paraIdParent="543568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10FCA8" w16cex:dateUtc="2026-01-05T08:49:00Z"/>
  <w16cex:commentExtensible w16cex:durableId="6AE51920" w16cex:dateUtc="2026-01-13T10:13:00Z"/>
  <w16cex:commentExtensible w16cex:durableId="2F2C5BBC" w16cex:dateUtc="2026-02-02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3568B2" w16cid:durableId="0610FCA8"/>
  <w16cid:commentId w16cid:paraId="55A27015" w16cid:durableId="6AE51920"/>
  <w16cid:commentId w16cid:paraId="39427B27" w16cid:durableId="2F2C5B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0868" w:rsidRDefault="00D60868" w14:paraId="35A7BA96" w14:textId="77777777">
      <w:pPr>
        <w:spacing w:line="240" w:lineRule="auto"/>
      </w:pPr>
      <w:r>
        <w:separator/>
      </w:r>
    </w:p>
  </w:endnote>
  <w:endnote w:type="continuationSeparator" w:id="0">
    <w:p w:rsidR="00D60868" w:rsidRDefault="00D60868" w14:paraId="7019A02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w:fontKey="{71E56A39-3AE7-4DFB-B32A-07AC93F88D49}" r:id="rId1"/>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868A5823-D4A1-4825-8F9D-F2DA78D73BFF}" r:id="rId2"/>
  </w:font>
  <w:font w:name="Segoe UI">
    <w:panose1 w:val="020B0502040204020203"/>
    <w:charset w:val="00"/>
    <w:family w:val="swiss"/>
    <w:pitch w:val="variable"/>
    <w:sig w:usb0="E4002EFF" w:usb1="C000E47F" w:usb2="00000009" w:usb3="00000000" w:csb0="000001FF" w:csb1="00000000"/>
    <w:embedRegular w:fontKey="{270ADCF0-FE6B-4F87-881B-B6EDD2FB091B}" r:id="rId3"/>
  </w:font>
  <w:font w:name="Calibri">
    <w:panose1 w:val="020F0502020204030204"/>
    <w:charset w:val="00"/>
    <w:family w:val="swiss"/>
    <w:pitch w:val="variable"/>
    <w:sig w:usb0="E4002EFF" w:usb1="C200247B" w:usb2="00000009" w:usb3="00000000" w:csb0="000001FF" w:csb1="00000000"/>
    <w:embedRegular w:fontKey="{B041F183-2E83-45E2-A60F-FD9A285C911D}" r:id="rId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704FC5F5-0351-4AE0-80A7-014964674044}"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CAC" w:rsidRDefault="00C04CAC" w14:paraId="568C698B" w14:textId="77777777">
    <w:pPr>
      <w:pBdr>
        <w:top w:val="nil"/>
        <w:left w:val="nil"/>
        <w:bottom w:val="nil"/>
        <w:right w:val="nil"/>
        <w:between w:val="nil"/>
      </w:pBdr>
      <w:tabs>
        <w:tab w:val="center" w:pos="4536"/>
        <w:tab w:val="right" w:pos="9072"/>
      </w:tabs>
      <w:spacing w:after="200"/>
      <w:rPr>
        <w:rFonts w:ascii="Calibri" w:hAnsi="Calibri" w:eastAsia="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04CAC" w:rsidRDefault="00D60ADC" w14:paraId="38A596A6" w14:textId="660075AD">
    <w:pPr>
      <w:pBdr>
        <w:top w:val="nil"/>
        <w:left w:val="nil"/>
        <w:bottom w:val="nil"/>
        <w:right w:val="nil"/>
        <w:between w:val="nil"/>
      </w:pBdr>
      <w:tabs>
        <w:tab w:val="center" w:pos="4536"/>
        <w:tab w:val="right" w:pos="9072"/>
      </w:tabs>
      <w:spacing w:after="200"/>
      <w:jc w:val="right"/>
      <w:rPr>
        <w:rFonts w:ascii="Calibri" w:hAnsi="Calibri" w:eastAsia="Calibri" w:cs="Calibri"/>
        <w:color w:val="000000"/>
        <w:sz w:val="22"/>
        <w:szCs w:val="22"/>
      </w:rPr>
    </w:pPr>
    <w:r>
      <w:rPr>
        <w:rFonts w:ascii="Calibri" w:hAnsi="Calibri" w:eastAsia="Calibri" w:cs="Calibri"/>
        <w:color w:val="000000"/>
        <w:sz w:val="22"/>
        <w:szCs w:val="22"/>
      </w:rPr>
      <w:t xml:space="preserve">  </w:t>
    </w:r>
    <w:r>
      <w:rPr>
        <w:rFonts w:ascii="Calibri" w:hAnsi="Calibri" w:eastAsia="Calibri" w:cs="Calibri"/>
        <w:color w:val="000000"/>
        <w:sz w:val="22"/>
        <w:szCs w:val="22"/>
      </w:rPr>
      <w:fldChar w:fldCharType="begin"/>
    </w:r>
    <w:r>
      <w:rPr>
        <w:rFonts w:ascii="Calibri" w:hAnsi="Calibri" w:eastAsia="Calibri" w:cs="Calibri"/>
        <w:color w:val="000000"/>
        <w:sz w:val="22"/>
        <w:szCs w:val="22"/>
      </w:rPr>
      <w:instrText>PAGE</w:instrText>
    </w:r>
    <w:r>
      <w:rPr>
        <w:rFonts w:ascii="Calibri" w:hAnsi="Calibri" w:eastAsia="Calibri" w:cs="Calibri"/>
        <w:color w:val="000000"/>
        <w:sz w:val="22"/>
        <w:szCs w:val="22"/>
      </w:rPr>
      <w:fldChar w:fldCharType="separate"/>
    </w:r>
    <w:r w:rsidR="001916C6">
      <w:rPr>
        <w:rFonts w:ascii="Calibri" w:hAnsi="Calibri" w:eastAsia="Calibri" w:cs="Calibri"/>
        <w:noProof/>
        <w:color w:val="000000"/>
        <w:sz w:val="22"/>
        <w:szCs w:val="22"/>
      </w:rPr>
      <w:t>21</w:t>
    </w:r>
    <w:r>
      <w:rPr>
        <w:rFonts w:ascii="Calibri" w:hAnsi="Calibri" w:eastAsia="Calibri" w:cs="Calibri"/>
        <w:color w:val="000000"/>
        <w:sz w:val="22"/>
        <w:szCs w:val="22"/>
      </w:rPr>
      <w:fldChar w:fldCharType="end"/>
    </w:r>
    <w:r>
      <w:rPr>
        <w:noProof/>
        <w:lang w:val="it-IT" w:eastAsia="it-IT"/>
      </w:rPr>
      <w:drawing>
        <wp:anchor distT="0" distB="0" distL="114300" distR="114300" simplePos="0" relativeHeight="251658241" behindDoc="0" locked="0" layoutInCell="1" hidden="0" allowOverlap="1" wp14:anchorId="148459A1" wp14:editId="07777777">
          <wp:simplePos x="0" y="0"/>
          <wp:positionH relativeFrom="column">
            <wp:posOffset>-13334</wp:posOffset>
          </wp:positionH>
          <wp:positionV relativeFrom="paragraph">
            <wp:posOffset>-37332</wp:posOffset>
          </wp:positionV>
          <wp:extent cx="406800" cy="270000"/>
          <wp:effectExtent l="0" t="0" r="0" b="0"/>
          <wp:wrapNone/>
          <wp:docPr id="6" name="image1.jpg" descr="A blue flag with yellow stars in a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flag with yellow stars in a circle&#10;&#10;Description automatically generated"/>
                  <pic:cNvPicPr preferRelativeResize="0"/>
                </pic:nvPicPr>
                <pic:blipFill>
                  <a:blip r:embed="rId1"/>
                  <a:srcRect/>
                  <a:stretch>
                    <a:fillRect/>
                  </a:stretch>
                </pic:blipFill>
                <pic:spPr>
                  <a:xfrm>
                    <a:off x="0" y="0"/>
                    <a:ext cx="406800" cy="2700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CAC" w:rsidRDefault="00C04CAC" w14:paraId="67C0C651" w14:textId="77777777">
    <w:pPr>
      <w:pBdr>
        <w:top w:val="nil"/>
        <w:left w:val="nil"/>
        <w:bottom w:val="nil"/>
        <w:right w:val="nil"/>
        <w:between w:val="nil"/>
      </w:pBdr>
      <w:tabs>
        <w:tab w:val="center" w:pos="4536"/>
        <w:tab w:val="right" w:pos="9072"/>
      </w:tabs>
      <w:spacing w:after="200"/>
      <w:jc w:val="right"/>
      <w:rPr>
        <w:rFonts w:ascii="Calibri" w:hAnsi="Calibri" w:eastAsia="Calibri" w:cs="Calibri"/>
        <w:color w:val="000000"/>
        <w:sz w:val="22"/>
        <w:szCs w:val="22"/>
      </w:rPr>
    </w:pPr>
  </w:p>
  <w:p w:rsidR="00C04CAC" w:rsidRDefault="00C04CAC" w14:paraId="308D56CC" w14:textId="77777777">
    <w:pPr>
      <w:pBdr>
        <w:top w:val="nil"/>
        <w:left w:val="nil"/>
        <w:bottom w:val="nil"/>
        <w:right w:val="nil"/>
        <w:between w:val="nil"/>
      </w:pBdr>
      <w:tabs>
        <w:tab w:val="center" w:pos="4536"/>
        <w:tab w:val="right" w:pos="9072"/>
      </w:tabs>
      <w:spacing w:line="240" w:lineRule="auto"/>
      <w:jc w:val="right"/>
      <w:rPr>
        <w:rFonts w:ascii="Calibri" w:hAnsi="Calibri" w:eastAsia="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0868" w:rsidRDefault="00D60868" w14:paraId="2B92FDD9" w14:textId="77777777">
      <w:pPr>
        <w:spacing w:line="240" w:lineRule="auto"/>
      </w:pPr>
      <w:r>
        <w:separator/>
      </w:r>
    </w:p>
  </w:footnote>
  <w:footnote w:type="continuationSeparator" w:id="0">
    <w:p w:rsidR="00D60868" w:rsidRDefault="00D60868" w14:paraId="30D390A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CAC" w:rsidRDefault="00C04CAC" w14:paraId="7B04FA47" w14:textId="77777777">
    <w:pPr>
      <w:pBdr>
        <w:top w:val="nil"/>
        <w:left w:val="nil"/>
        <w:bottom w:val="nil"/>
        <w:right w:val="nil"/>
        <w:between w:val="nil"/>
      </w:pBdr>
      <w:tabs>
        <w:tab w:val="center" w:pos="4536"/>
        <w:tab w:val="right" w:pos="9072"/>
      </w:tabs>
      <w:spacing w:after="200"/>
      <w:rPr>
        <w:rFonts w:ascii="Calibri" w:hAnsi="Calibri" w:eastAsia="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04CAC" w:rsidRDefault="00D60ADC" w14:paraId="142604B8" w14:textId="77777777">
    <w:pPr>
      <w:spacing w:line="240" w:lineRule="auto"/>
      <w:rPr>
        <w:sz w:val="16"/>
        <w:szCs w:val="16"/>
      </w:rPr>
    </w:pPr>
    <w:r>
      <w:rPr>
        <w:sz w:val="16"/>
        <w:szCs w:val="16"/>
      </w:rPr>
      <w:t>101136379 – CERTAINTY</w:t>
    </w:r>
    <w:r>
      <w:rPr>
        <w:noProof/>
        <w:lang w:val="it-IT" w:eastAsia="it-IT"/>
      </w:rPr>
      <w:drawing>
        <wp:anchor distT="0" distB="0" distL="114300" distR="114300" simplePos="0" relativeHeight="251658240" behindDoc="0" locked="0" layoutInCell="1" hidden="0" allowOverlap="1" wp14:anchorId="32555752" wp14:editId="07777777">
          <wp:simplePos x="0" y="0"/>
          <wp:positionH relativeFrom="column">
            <wp:posOffset>4747895</wp:posOffset>
          </wp:positionH>
          <wp:positionV relativeFrom="paragraph">
            <wp:posOffset>-79444</wp:posOffset>
          </wp:positionV>
          <wp:extent cx="1086415" cy="303606"/>
          <wp:effectExtent l="0" t="0" r="0" b="0"/>
          <wp:wrapNone/>
          <wp:docPr id="3" name="image2.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white logo&#10;&#10;Description automatically generated"/>
                  <pic:cNvPicPr preferRelativeResize="0"/>
                </pic:nvPicPr>
                <pic:blipFill>
                  <a:blip r:embed="rId1"/>
                  <a:srcRect/>
                  <a:stretch>
                    <a:fillRect/>
                  </a:stretch>
                </pic:blipFill>
                <pic:spPr>
                  <a:xfrm>
                    <a:off x="0" y="0"/>
                    <a:ext cx="1086415" cy="303606"/>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CAC" w:rsidRDefault="00C04CAC" w14:paraId="797E50C6" w14:textId="77777777">
    <w:pPr>
      <w:spacing w:line="240" w:lineRule="auto"/>
      <w:jc w:val="right"/>
    </w:pPr>
  </w:p>
</w:hdr>
</file>

<file path=word/intelligence2.xml><?xml version="1.0" encoding="utf-8"?>
<int2:intelligence xmlns:int2="http://schemas.microsoft.com/office/intelligence/2020/intelligence" xmlns:oel="http://schemas.microsoft.com/office/2019/extlst">
  <int2:observations>
    <int2:textHash int2:hashCode="FFgGuDUjQh9ift" int2:id="CMjOnziB">
      <int2:state int2:value="Rejected" int2:type="spell"/>
    </int2:textHash>
    <int2:textHash int2:hashCode="xDGj2XShYVyUXw" int2:id="J9ZAgcAE">
      <int2:state int2:value="Rejected" int2:type="spell"/>
    </int2:textHash>
    <int2:textHash int2:hashCode="cTdyMZeeKKn1zQ" int2:id="Jzlbn5z8">
      <int2:state int2:value="Rejected" int2:type="spell"/>
    </int2:textHash>
    <int2:textHash int2:hashCode="MrG7FDDpO1MnbH" int2:id="QzeDVwvW">
      <int2:state int2:value="Rejected" int2:type="spell"/>
    </int2:textHash>
    <int2:textHash int2:hashCode="aQuF6Yb8GFTqPi" int2:id="pZe5wmL1">
      <int2:state int2:value="Rejected" int2:type="spell"/>
    </int2:textHash>
    <int2:textHash int2:hashCode="cSia3MRuzSAOck" int2:id="ycdumHT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3C6"/>
    <w:multiLevelType w:val="multilevel"/>
    <w:tmpl w:val="FFFFFFFF"/>
    <w:lvl w:ilvl="0">
      <w:start w:val="4"/>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3300C0"/>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215944"/>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7D5B5D"/>
    <w:multiLevelType w:val="multilevel"/>
    <w:tmpl w:val="FFFFFFFF"/>
    <w:lvl w:ilvl="0">
      <w:start w:val="8"/>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BAB12C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EE437A1"/>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09118B"/>
    <w:multiLevelType w:val="multilevel"/>
    <w:tmpl w:val="FFFFFFFF"/>
    <w:lvl w:ilvl="0">
      <w:start w:val="3"/>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56677E8"/>
    <w:multiLevelType w:val="multilevel"/>
    <w:tmpl w:val="FFFFFFFF"/>
    <w:lvl w:ilvl="0">
      <w:start w:val="6"/>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128125B"/>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534664"/>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073E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4B7F1A"/>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424F5B"/>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1F4120"/>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C66D16"/>
    <w:multiLevelType w:val="multilevel"/>
    <w:tmpl w:val="FFFFFFFF"/>
    <w:lvl w:ilvl="0">
      <w:numFmt w:val="bullet"/>
      <w:lvlText w:val="▪"/>
      <w:lvlJc w:val="left"/>
      <w:pPr>
        <w:ind w:left="754" w:hanging="359"/>
      </w:pPr>
      <w:rPr>
        <w:rFonts w:ascii="Noto Sans Symbols" w:hAnsi="Noto Sans Symbols" w:eastAsia="Noto Sans Symbols" w:cs="Noto Sans Symbols"/>
      </w:rPr>
    </w:lvl>
    <w:lvl w:ilvl="1">
      <w:numFmt w:val="bullet"/>
      <w:lvlText w:val="o"/>
      <w:lvlJc w:val="left"/>
      <w:pPr>
        <w:ind w:left="1474" w:hanging="360"/>
      </w:pPr>
      <w:rPr>
        <w:rFonts w:ascii="Courier New" w:hAnsi="Courier New" w:eastAsia="Courier New" w:cs="Courier New"/>
      </w:rPr>
    </w:lvl>
    <w:lvl w:ilvl="2">
      <w:numFmt w:val="bullet"/>
      <w:lvlText w:val="▪"/>
      <w:lvlJc w:val="left"/>
      <w:pPr>
        <w:ind w:left="2194" w:hanging="360"/>
      </w:pPr>
      <w:rPr>
        <w:rFonts w:ascii="Noto Sans Symbols" w:hAnsi="Noto Sans Symbols" w:eastAsia="Noto Sans Symbols" w:cs="Noto Sans Symbols"/>
      </w:rPr>
    </w:lvl>
    <w:lvl w:ilvl="3">
      <w:numFmt w:val="bullet"/>
      <w:lvlText w:val="●"/>
      <w:lvlJc w:val="left"/>
      <w:pPr>
        <w:ind w:left="2914" w:hanging="360"/>
      </w:pPr>
      <w:rPr>
        <w:rFonts w:ascii="Noto Sans Symbols" w:hAnsi="Noto Sans Symbols" w:eastAsia="Noto Sans Symbols" w:cs="Noto Sans Symbols"/>
      </w:rPr>
    </w:lvl>
    <w:lvl w:ilvl="4">
      <w:numFmt w:val="bullet"/>
      <w:lvlText w:val="o"/>
      <w:lvlJc w:val="left"/>
      <w:pPr>
        <w:ind w:left="3634" w:hanging="360"/>
      </w:pPr>
      <w:rPr>
        <w:rFonts w:ascii="Courier New" w:hAnsi="Courier New" w:eastAsia="Courier New" w:cs="Courier New"/>
      </w:rPr>
    </w:lvl>
    <w:lvl w:ilvl="5">
      <w:numFmt w:val="bullet"/>
      <w:lvlText w:val="▪"/>
      <w:lvlJc w:val="left"/>
      <w:pPr>
        <w:ind w:left="4354" w:hanging="360"/>
      </w:pPr>
      <w:rPr>
        <w:rFonts w:ascii="Noto Sans Symbols" w:hAnsi="Noto Sans Symbols" w:eastAsia="Noto Sans Symbols" w:cs="Noto Sans Symbols"/>
      </w:rPr>
    </w:lvl>
    <w:lvl w:ilvl="6">
      <w:numFmt w:val="bullet"/>
      <w:lvlText w:val="●"/>
      <w:lvlJc w:val="left"/>
      <w:pPr>
        <w:ind w:left="5074" w:hanging="360"/>
      </w:pPr>
      <w:rPr>
        <w:rFonts w:ascii="Noto Sans Symbols" w:hAnsi="Noto Sans Symbols" w:eastAsia="Noto Sans Symbols" w:cs="Noto Sans Symbols"/>
      </w:rPr>
    </w:lvl>
    <w:lvl w:ilvl="7">
      <w:numFmt w:val="bullet"/>
      <w:lvlText w:val="o"/>
      <w:lvlJc w:val="left"/>
      <w:pPr>
        <w:ind w:left="5794" w:hanging="360"/>
      </w:pPr>
      <w:rPr>
        <w:rFonts w:ascii="Courier New" w:hAnsi="Courier New" w:eastAsia="Courier New" w:cs="Courier New"/>
      </w:rPr>
    </w:lvl>
    <w:lvl w:ilvl="8">
      <w:numFmt w:val="bullet"/>
      <w:lvlText w:val="▪"/>
      <w:lvlJc w:val="left"/>
      <w:pPr>
        <w:ind w:left="6514" w:hanging="360"/>
      </w:pPr>
      <w:rPr>
        <w:rFonts w:ascii="Noto Sans Symbols" w:hAnsi="Noto Sans Symbols" w:eastAsia="Noto Sans Symbols" w:cs="Noto Sans Symbols"/>
      </w:rPr>
    </w:lvl>
  </w:abstractNum>
  <w:abstractNum w:abstractNumId="15" w15:restartNumberingAfterBreak="0">
    <w:nsid w:val="4425760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E740689"/>
    <w:multiLevelType w:val="multilevel"/>
    <w:tmpl w:val="FFFFFFFF"/>
    <w:lvl w:ilvl="0">
      <w:start w:val="1"/>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EBA08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F219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A34FF0"/>
    <w:multiLevelType w:val="multilevel"/>
    <w:tmpl w:val="FFFFFFFF"/>
    <w:lvl w:ilvl="0">
      <w:start w:val="5"/>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BD6653A"/>
    <w:multiLevelType w:val="multilevel"/>
    <w:tmpl w:val="FFFFFFFF"/>
    <w:lvl w:ilvl="0">
      <w:start w:val="7"/>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C2550E7"/>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04B41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9C6054"/>
    <w:multiLevelType w:val="multilevel"/>
    <w:tmpl w:val="FFFFFFFF"/>
    <w:lvl w:ilvl="0">
      <w:start w:val="2"/>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63461259">
    <w:abstractNumId w:val="7"/>
  </w:num>
  <w:num w:numId="2" w16cid:durableId="916550635">
    <w:abstractNumId w:val="8"/>
  </w:num>
  <w:num w:numId="3" w16cid:durableId="25912593">
    <w:abstractNumId w:val="12"/>
  </w:num>
  <w:num w:numId="4" w16cid:durableId="1310212481">
    <w:abstractNumId w:val="13"/>
  </w:num>
  <w:num w:numId="5" w16cid:durableId="1897011566">
    <w:abstractNumId w:val="17"/>
  </w:num>
  <w:num w:numId="6" w16cid:durableId="572853650">
    <w:abstractNumId w:val="5"/>
  </w:num>
  <w:num w:numId="7" w16cid:durableId="1573269222">
    <w:abstractNumId w:val="9"/>
  </w:num>
  <w:num w:numId="8" w16cid:durableId="1363746074">
    <w:abstractNumId w:val="20"/>
  </w:num>
  <w:num w:numId="9" w16cid:durableId="1162550839">
    <w:abstractNumId w:val="18"/>
  </w:num>
  <w:num w:numId="10" w16cid:durableId="797797473">
    <w:abstractNumId w:val="1"/>
  </w:num>
  <w:num w:numId="11" w16cid:durableId="758865909">
    <w:abstractNumId w:val="19"/>
  </w:num>
  <w:num w:numId="12" w16cid:durableId="93137974">
    <w:abstractNumId w:val="15"/>
  </w:num>
  <w:num w:numId="13" w16cid:durableId="2078045144">
    <w:abstractNumId w:val="14"/>
  </w:num>
  <w:num w:numId="14" w16cid:durableId="1836411878">
    <w:abstractNumId w:val="21"/>
  </w:num>
  <w:num w:numId="15" w16cid:durableId="1205168044">
    <w:abstractNumId w:val="4"/>
  </w:num>
  <w:num w:numId="16" w16cid:durableId="1287538523">
    <w:abstractNumId w:val="6"/>
  </w:num>
  <w:num w:numId="17" w16cid:durableId="933199747">
    <w:abstractNumId w:val="22"/>
  </w:num>
  <w:num w:numId="18" w16cid:durableId="472528639">
    <w:abstractNumId w:val="3"/>
  </w:num>
  <w:num w:numId="19" w16cid:durableId="2143644728">
    <w:abstractNumId w:val="11"/>
  </w:num>
  <w:num w:numId="20" w16cid:durableId="1384645347">
    <w:abstractNumId w:val="0"/>
  </w:num>
  <w:num w:numId="21" w16cid:durableId="1510827382">
    <w:abstractNumId w:val="10"/>
  </w:num>
  <w:num w:numId="22" w16cid:durableId="1212231203">
    <w:abstractNumId w:val="16"/>
  </w:num>
  <w:num w:numId="23" w16cid:durableId="144518127">
    <w:abstractNumId w:val="2"/>
  </w:num>
  <w:num w:numId="24" w16cid:durableId="945963595">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main Tching Chi Yen">
    <w15:presenceInfo w15:providerId="Windows Live" w15:userId="d656094e2abdf35e"/>
  </w15:person>
  <w15:person w15:author="Schwick, Sebastian">
    <w15:presenceInfo w15:providerId="AD" w15:userId="S::sebastian.schwick_scai.fraunhofer.de#ext#@steinbeisser.onmicrosoft.com::1042a4da-1d23-42b0-aed8-d57761ed38aa"/>
  </w15:person>
  <w15:person w15:author="romain.tching">
    <w15:presenceInfo w15:providerId="AD" w15:userId="S::romain.tching_ittm-solutions.com#ext#@steinbeisser.onmicrosoft.com::8cec7a08-e09d-4dd1-b0dd-dd0c70bc781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true"/>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AC"/>
    <w:rsid w:val="00024E29"/>
    <w:rsid w:val="00034518"/>
    <w:rsid w:val="00095978"/>
    <w:rsid w:val="00163F02"/>
    <w:rsid w:val="001916C6"/>
    <w:rsid w:val="003A176C"/>
    <w:rsid w:val="0041181B"/>
    <w:rsid w:val="0046279B"/>
    <w:rsid w:val="004F7D97"/>
    <w:rsid w:val="0053111E"/>
    <w:rsid w:val="00534F70"/>
    <w:rsid w:val="00567156"/>
    <w:rsid w:val="006C5C93"/>
    <w:rsid w:val="00703BCA"/>
    <w:rsid w:val="007079CC"/>
    <w:rsid w:val="008237B8"/>
    <w:rsid w:val="0093675B"/>
    <w:rsid w:val="0094733F"/>
    <w:rsid w:val="009C1622"/>
    <w:rsid w:val="00A04821"/>
    <w:rsid w:val="00A711F0"/>
    <w:rsid w:val="00A78828"/>
    <w:rsid w:val="00AB5B90"/>
    <w:rsid w:val="00AD09CE"/>
    <w:rsid w:val="00B56B6C"/>
    <w:rsid w:val="00B65379"/>
    <w:rsid w:val="00B73E9C"/>
    <w:rsid w:val="00B83369"/>
    <w:rsid w:val="00BE4106"/>
    <w:rsid w:val="00C04CAC"/>
    <w:rsid w:val="00C619AF"/>
    <w:rsid w:val="00D34663"/>
    <w:rsid w:val="00D54315"/>
    <w:rsid w:val="00D60868"/>
    <w:rsid w:val="00D60ADC"/>
    <w:rsid w:val="00DB2114"/>
    <w:rsid w:val="00E3000F"/>
    <w:rsid w:val="00EA4D36"/>
    <w:rsid w:val="00EB7465"/>
    <w:rsid w:val="00F31A9A"/>
    <w:rsid w:val="00F763F8"/>
    <w:rsid w:val="00F841A3"/>
    <w:rsid w:val="00F94977"/>
    <w:rsid w:val="012269B1"/>
    <w:rsid w:val="01319E59"/>
    <w:rsid w:val="01C67681"/>
    <w:rsid w:val="0367C112"/>
    <w:rsid w:val="038111BA"/>
    <w:rsid w:val="0403AF5B"/>
    <w:rsid w:val="04042793"/>
    <w:rsid w:val="07F823D9"/>
    <w:rsid w:val="084F4683"/>
    <w:rsid w:val="093CE3E2"/>
    <w:rsid w:val="0B138CB7"/>
    <w:rsid w:val="0B306966"/>
    <w:rsid w:val="0C96B734"/>
    <w:rsid w:val="0D5C1967"/>
    <w:rsid w:val="0E05F247"/>
    <w:rsid w:val="0EC7549A"/>
    <w:rsid w:val="12DAF2BA"/>
    <w:rsid w:val="13760003"/>
    <w:rsid w:val="137E0DF7"/>
    <w:rsid w:val="13E6EF31"/>
    <w:rsid w:val="14482FC3"/>
    <w:rsid w:val="14FB87F3"/>
    <w:rsid w:val="16088E49"/>
    <w:rsid w:val="162E49C4"/>
    <w:rsid w:val="16A8FACE"/>
    <w:rsid w:val="16D74704"/>
    <w:rsid w:val="186BE43A"/>
    <w:rsid w:val="189BF697"/>
    <w:rsid w:val="1A86B05C"/>
    <w:rsid w:val="1AC2098F"/>
    <w:rsid w:val="1B8A6578"/>
    <w:rsid w:val="1B8F1F4B"/>
    <w:rsid w:val="1D7AECF2"/>
    <w:rsid w:val="1ECED624"/>
    <w:rsid w:val="1F5B7246"/>
    <w:rsid w:val="1FB847B7"/>
    <w:rsid w:val="202F584E"/>
    <w:rsid w:val="2147AEC5"/>
    <w:rsid w:val="2223C2B1"/>
    <w:rsid w:val="224B1B97"/>
    <w:rsid w:val="269353C4"/>
    <w:rsid w:val="26C87CF7"/>
    <w:rsid w:val="27A1453A"/>
    <w:rsid w:val="28CE9942"/>
    <w:rsid w:val="291AE5CF"/>
    <w:rsid w:val="297A3A79"/>
    <w:rsid w:val="2A677322"/>
    <w:rsid w:val="2B72BAEC"/>
    <w:rsid w:val="2C42E476"/>
    <w:rsid w:val="2D09605D"/>
    <w:rsid w:val="2D121BDA"/>
    <w:rsid w:val="2D880A12"/>
    <w:rsid w:val="2DA3EAC6"/>
    <w:rsid w:val="2E5A25F8"/>
    <w:rsid w:val="2E724778"/>
    <w:rsid w:val="308B8E87"/>
    <w:rsid w:val="30A60358"/>
    <w:rsid w:val="30D7D90C"/>
    <w:rsid w:val="31275792"/>
    <w:rsid w:val="3441B9E2"/>
    <w:rsid w:val="35157BAC"/>
    <w:rsid w:val="3558046B"/>
    <w:rsid w:val="371514F0"/>
    <w:rsid w:val="3B035946"/>
    <w:rsid w:val="3B2B8DDA"/>
    <w:rsid w:val="3C25E55B"/>
    <w:rsid w:val="401825D6"/>
    <w:rsid w:val="40B27FE2"/>
    <w:rsid w:val="41688808"/>
    <w:rsid w:val="42D78834"/>
    <w:rsid w:val="460C501A"/>
    <w:rsid w:val="466421C2"/>
    <w:rsid w:val="480AA9A4"/>
    <w:rsid w:val="4A006699"/>
    <w:rsid w:val="4AB110A0"/>
    <w:rsid w:val="4B2A2A63"/>
    <w:rsid w:val="4B4BB930"/>
    <w:rsid w:val="4BFD3A3A"/>
    <w:rsid w:val="4CC4F9AA"/>
    <w:rsid w:val="4D72AD87"/>
    <w:rsid w:val="4F9B9F55"/>
    <w:rsid w:val="4FFC3530"/>
    <w:rsid w:val="502796D2"/>
    <w:rsid w:val="508ADDFD"/>
    <w:rsid w:val="54934799"/>
    <w:rsid w:val="54A91742"/>
    <w:rsid w:val="552557DB"/>
    <w:rsid w:val="5527DD98"/>
    <w:rsid w:val="56DF4295"/>
    <w:rsid w:val="57C892F5"/>
    <w:rsid w:val="58BAA2F9"/>
    <w:rsid w:val="59446EC2"/>
    <w:rsid w:val="597D6DB1"/>
    <w:rsid w:val="59C60FB4"/>
    <w:rsid w:val="5A0DBC72"/>
    <w:rsid w:val="5AD50F94"/>
    <w:rsid w:val="5B922D79"/>
    <w:rsid w:val="5BE4F77D"/>
    <w:rsid w:val="5C142CB5"/>
    <w:rsid w:val="5D1D892C"/>
    <w:rsid w:val="5E268C3E"/>
    <w:rsid w:val="5EB69FC3"/>
    <w:rsid w:val="5EF91A87"/>
    <w:rsid w:val="5F096E99"/>
    <w:rsid w:val="5F82BD0A"/>
    <w:rsid w:val="604EC3C7"/>
    <w:rsid w:val="626B655D"/>
    <w:rsid w:val="631335F1"/>
    <w:rsid w:val="633486D6"/>
    <w:rsid w:val="6354967F"/>
    <w:rsid w:val="63A4DFC5"/>
    <w:rsid w:val="6415946E"/>
    <w:rsid w:val="64941FD6"/>
    <w:rsid w:val="66C7E830"/>
    <w:rsid w:val="69DE0D03"/>
    <w:rsid w:val="6B756E10"/>
    <w:rsid w:val="6CEEA708"/>
    <w:rsid w:val="6D220C03"/>
    <w:rsid w:val="6D365532"/>
    <w:rsid w:val="6FF4C249"/>
    <w:rsid w:val="70CFD8C2"/>
    <w:rsid w:val="71511D3A"/>
    <w:rsid w:val="72CC077B"/>
    <w:rsid w:val="73262DEF"/>
    <w:rsid w:val="73EFE6E1"/>
    <w:rsid w:val="75D2CFFE"/>
    <w:rsid w:val="76CCD173"/>
    <w:rsid w:val="771009AA"/>
    <w:rsid w:val="778939CD"/>
    <w:rsid w:val="7AA06741"/>
    <w:rsid w:val="7CD0CADD"/>
    <w:rsid w:val="7DA05FCF"/>
    <w:rsid w:val="7E4B1B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0459"/>
  <w15:docId w15:val="{59401A73-156C-453B-98DE-87D4B9EB1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rsid w:val="00A78828"/>
    <w:pPr>
      <w:keepNext/>
      <w:keepLines/>
      <w:spacing w:before="240"/>
      <w:outlineLvl w:val="0"/>
    </w:pPr>
    <w:rPr>
      <w:sz w:val="32"/>
      <w:szCs w:val="32"/>
    </w:rPr>
  </w:style>
  <w:style w:type="paragraph" w:styleId="Heading2">
    <w:name w:val="heading 2"/>
    <w:uiPriority w:val="9"/>
    <w:unhideWhenUsed/>
    <w:qFormat/>
    <w:rsid w:val="00A78828"/>
    <w:pPr>
      <w:keepNext/>
      <w:keepLines/>
      <w:spacing w:before="40"/>
      <w:outlineLvl w:val="1"/>
    </w:pPr>
    <w:rPr>
      <w:color w:val="000000" w:themeColor="text1"/>
      <w:sz w:val="26"/>
      <w:szCs w:val="26"/>
    </w:rPr>
  </w:style>
  <w:style w:type="paragraph" w:styleId="Heading3">
    <w:name w:val="heading 3"/>
    <w:uiPriority w:val="9"/>
    <w:unhideWhenUsed/>
    <w:qFormat/>
    <w:rsid w:val="00A78828"/>
    <w:pPr>
      <w:keepNext/>
      <w:keepLines/>
      <w:spacing w:before="200" w:line="360" w:lineRule="auto"/>
      <w:jc w:val="both"/>
      <w:outlineLvl w:val="2"/>
    </w:pPr>
    <w:rPr>
      <w:b/>
      <w:bCs/>
    </w:rPr>
  </w:style>
  <w:style w:type="paragraph" w:styleId="Heading4">
    <w:name w:val="heading 4"/>
    <w:uiPriority w:val="9"/>
    <w:semiHidden/>
    <w:unhideWhenUsed/>
    <w:qFormat/>
    <w:rsid w:val="00A78828"/>
    <w:pPr>
      <w:keepNext/>
      <w:keepLines/>
      <w:spacing w:before="240" w:after="40"/>
      <w:outlineLvl w:val="3"/>
    </w:pPr>
    <w:rPr>
      <w:b/>
      <w:bCs/>
    </w:rPr>
  </w:style>
  <w:style w:type="paragraph" w:styleId="Heading5">
    <w:name w:val="heading 5"/>
    <w:uiPriority w:val="9"/>
    <w:semiHidden/>
    <w:unhideWhenUsed/>
    <w:qFormat/>
    <w:rsid w:val="00A78828"/>
    <w:pPr>
      <w:keepNext/>
      <w:keepLines/>
      <w:spacing w:before="220" w:after="40"/>
      <w:outlineLvl w:val="4"/>
    </w:pPr>
    <w:rPr>
      <w:b/>
      <w:bCs/>
      <w:sz w:val="22"/>
      <w:szCs w:val="22"/>
    </w:rPr>
  </w:style>
  <w:style w:type="paragraph" w:styleId="Heading6">
    <w:name w:val="heading 6"/>
    <w:uiPriority w:val="9"/>
    <w:semiHidden/>
    <w:unhideWhenUsed/>
    <w:qFormat/>
    <w:rsid w:val="00A78828"/>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uiPriority w:val="10"/>
    <w:qFormat/>
    <w:rsid w:val="00A78828"/>
    <w:pPr>
      <w:keepNext/>
      <w:keepLines/>
      <w:spacing w:before="480" w:after="120"/>
    </w:pPr>
    <w:rPr>
      <w:b/>
      <w:bCs/>
      <w:sz w:val="72"/>
      <w:szCs w:val="72"/>
    </w:rPr>
  </w:style>
  <w:style w:type="paragraph" w:styleId="Subtitle">
    <w:name w:val="Subtitle"/>
    <w:uiPriority w:val="11"/>
    <w:qFormat/>
    <w:rsid w:val="00A78828"/>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CellMar>
        <w:top w:w="0" w:type="dxa"/>
        <w:left w:w="108" w:type="dxa"/>
        <w:bottom w:w="0" w:type="dxa"/>
        <w:right w:w="108" w:type="dxa"/>
      </w:tblCellMar>
    </w:tblPr>
  </w:style>
  <w:style w:type="table" w:styleId="a1" w:customStyle="1">
    <w:basedOn w:val="TableNormal0"/>
    <w:tblPr>
      <w:tblStyleRowBandSize w:val="1"/>
      <w:tblStyleColBandSize w:val="1"/>
      <w:tblCellMar>
        <w:top w:w="0" w:type="dxa"/>
        <w:bottom w:w="0" w:type="dxa"/>
      </w:tblCellMar>
    </w:tblPr>
  </w:style>
  <w:style w:type="table" w:styleId="a2" w:customStyle="1">
    <w:basedOn w:val="TableNormal0"/>
    <w:tblPr>
      <w:tblStyleRowBandSize w:val="1"/>
      <w:tblStyleColBandSize w:val="1"/>
      <w:tblCellMar>
        <w:top w:w="0" w:type="dxa"/>
        <w:left w:w="108" w:type="dxa"/>
        <w:bottom w:w="0" w:type="dxa"/>
        <w:right w:w="108" w:type="dxa"/>
      </w:tblCellMar>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paragraph" w:styleId="Revision">
    <w:name w:val="Revision"/>
    <w:hidden/>
    <w:uiPriority w:val="99"/>
    <w:semiHidden/>
    <w:rsid w:val="00034518"/>
    <w:pPr>
      <w:spacing w:line="240" w:lineRule="auto"/>
    </w:pPr>
  </w:style>
  <w:style w:type="character" w:styleId="CommentReference">
    <w:name w:val="annotation reference"/>
    <w:uiPriority w:val="99"/>
    <w:semiHidden/>
    <w:unhideWhenUsed/>
    <w:rsid w:val="00A78828"/>
    <w:rPr>
      <w:sz w:val="16"/>
      <w:szCs w:val="16"/>
    </w:rPr>
  </w:style>
  <w:style w:type="paragraph" w:styleId="CommentText">
    <w:name w:val="annotation text"/>
    <w:link w:val="CommentTextChar"/>
    <w:uiPriority w:val="99"/>
    <w:unhideWhenUsed/>
    <w:rsid w:val="00A78828"/>
    <w:pPr>
      <w:spacing w:line="240" w:lineRule="auto"/>
    </w:pPr>
    <w:rPr>
      <w:sz w:val="20"/>
      <w:szCs w:val="20"/>
    </w:rPr>
  </w:style>
  <w:style w:type="character" w:styleId="CommentTextChar" w:customStyle="1">
    <w:name w:val="Comment Text Char"/>
    <w:link w:val="CommentText"/>
    <w:uiPriority w:val="99"/>
    <w:rsid w:val="00A78828"/>
    <w:rPr>
      <w:sz w:val="20"/>
      <w:szCs w:val="20"/>
    </w:rPr>
  </w:style>
  <w:style w:type="paragraph" w:styleId="CommentSubject">
    <w:name w:val="annotation subject"/>
    <w:basedOn w:val="CommentText"/>
    <w:next w:val="CommentText"/>
    <w:link w:val="CommentSubjectChar"/>
    <w:uiPriority w:val="99"/>
    <w:semiHidden/>
    <w:unhideWhenUsed/>
    <w:rsid w:val="00F763F8"/>
    <w:rPr>
      <w:b/>
      <w:bCs/>
    </w:rPr>
  </w:style>
  <w:style w:type="character" w:styleId="CommentSubjectChar" w:customStyle="1">
    <w:name w:val="Comment Subject Char"/>
    <w:basedOn w:val="CommentTextChar"/>
    <w:link w:val="CommentSubject"/>
    <w:uiPriority w:val="99"/>
    <w:semiHidden/>
    <w:rsid w:val="00F763F8"/>
    <w:rPr>
      <w:b/>
      <w:bCs/>
      <w:sz w:val="20"/>
      <w:szCs w:val="20"/>
    </w:rPr>
  </w:style>
  <w:style w:type="paragraph" w:styleId="BalloonText">
    <w:name w:val="Balloon Text"/>
    <w:link w:val="BalloonTextChar"/>
    <w:uiPriority w:val="99"/>
    <w:semiHidden/>
    <w:unhideWhenUsed/>
    <w:rsid w:val="00A78828"/>
    <w:pPr>
      <w:spacing w:line="240" w:lineRule="auto"/>
    </w:pPr>
    <w:rPr>
      <w:rFonts w:ascii="Segoe UI" w:hAnsi="Segoe UI" w:cs="Segoe UI"/>
      <w:sz w:val="18"/>
      <w:szCs w:val="18"/>
    </w:rPr>
  </w:style>
  <w:style w:type="character" w:styleId="BalloonTextChar" w:customStyle="1">
    <w:name w:val="Balloon Text Char"/>
    <w:link w:val="BalloonText"/>
    <w:uiPriority w:val="99"/>
    <w:semiHidden/>
    <w:rsid w:val="00A78828"/>
    <w:rPr>
      <w:rFonts w:ascii="Segoe UI" w:hAnsi="Segoe UI" w:cs="Segoe UI"/>
      <w:sz w:val="18"/>
      <w:szCs w:val="18"/>
    </w:rPr>
  </w:style>
  <w:style w:type="character" w:styleId="Hyperlink">
    <w:name w:val="Hyperlink"/>
    <w:uiPriority w:val="99"/>
    <w:unhideWhenUsed/>
    <w:rsid w:val="00A78828"/>
    <w:rPr>
      <w:color w:val="0000FF"/>
      <w:u w:val="single"/>
    </w:rPr>
  </w:style>
  <w:style w:type="paragraph" w:styleId="TOC1">
    <w:name w:val="toc 1"/>
    <w:uiPriority w:val="39"/>
    <w:unhideWhenUsed/>
    <w:rsid w:val="00A78828"/>
    <w:pPr>
      <w:spacing w:after="100"/>
    </w:pPr>
  </w:style>
  <w:style w:type="paragraph" w:styleId="TOC2">
    <w:name w:val="toc 2"/>
    <w:uiPriority w:val="39"/>
    <w:unhideWhenUsed/>
    <w:rsid w:val="00A78828"/>
    <w:pPr>
      <w:spacing w:after="100"/>
      <w:ind w:left="220"/>
    </w:pPr>
  </w:style>
  <w:style w:type="paragraph" w:styleId="TOC3">
    <w:name w:val="toc 3"/>
    <w:uiPriority w:val="39"/>
    <w:unhideWhenUsed/>
    <w:rsid w:val="00A78828"/>
    <w:pPr>
      <w:spacing w:after="100"/>
      <w:ind w:left="440"/>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semiHidden/>
    <w:unhideWhenUsed/>
    <w:rsid w:val="003A176C"/>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3A176C"/>
  </w:style>
  <w:style w:type="paragraph" w:styleId="Footer">
    <w:name w:val="footer"/>
    <w:basedOn w:val="Normal"/>
    <w:link w:val="FooterChar"/>
    <w:uiPriority w:val="99"/>
    <w:semiHidden/>
    <w:unhideWhenUsed/>
    <w:rsid w:val="003A176C"/>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3A1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athena.ohdsi.org/search-terms/termshttps://github.com/OHDSI/CommonDataModel/releases/tag/v5.4.1" TargetMode="External" Id="rId13" /><Relationship Type="http://schemas.openxmlformats.org/officeDocument/2006/relationships/hyperlink" Target="https://ohdsi.github.io/CommonDataModel/cdm54.html" TargetMode="External" Id="rId18" /><Relationship Type="http://schemas.openxmlformats.org/officeDocument/2006/relationships/hyperlink" Target="https://athena.ohdsi.org/search-terms/terms?domain=Metadata&amp;vocabulary=CDM&amp;conceptClass=Field" TargetMode="External" Id="rId26" /><Relationship Type="http://schemas.openxmlformats.org/officeDocument/2006/relationships/fontTable" Target="fontTable.xml" Id="rId39" /><Relationship Type="http://schemas.openxmlformats.org/officeDocument/2006/relationships/hyperlink" Target="https://athena.ohdsi.org/search-terms/terms?vocabulary=UCUM&amp;page=1&amp;pageSize=15&amp;query=" TargetMode="External" Id="rId21" /><Relationship Type="http://schemas.openxmlformats.org/officeDocument/2006/relationships/header" Target="header2.xml" Id="rId34" /><Relationship Type="http://schemas.microsoft.com/office/2020/10/relationships/intelligence" Target="intelligence2.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thena.ohdsi.org/search-terms/terms?csf=1&amp;web=1&amp;e=nfJU3e" TargetMode="External" Id="rId16" /><Relationship Type="http://schemas.openxmlformats.org/officeDocument/2006/relationships/hyperlink" Target="https://athena.ohdsi.org/search-terms/terms?domain=Meas+Value+Operator" TargetMode="External" Id="rId20" /><Relationship Type="http://schemas.openxmlformats.org/officeDocument/2006/relationships/comments" Target="comments.xm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hyperlink" Target="https://athena.ohdsi.org/search-terms/terms?domain=Procedure&amp;vocabulary=SNOMED&amp;standardConcept=Standard&amp;conceptClass=Procedure" TargetMode="External" Id="rId24" /><Relationship Type="http://schemas.microsoft.com/office/2018/08/relationships/commentsExtensible" Target="commentsExtensible.xml" Id="rId32" /><Relationship Type="http://schemas.openxmlformats.org/officeDocument/2006/relationships/header" Target="header3.xml" Id="rId37" /><Relationship Type="http://schemas.microsoft.com/office/2011/relationships/people" Target="people.xml" Id="rId40" /><Relationship Type="http://schemas.openxmlformats.org/officeDocument/2006/relationships/styles" Target="styles.xml" Id="rId5" /><Relationship Type="http://schemas.openxmlformats.org/officeDocument/2006/relationships/hyperlink" Target="https://athena.ohdsi.org/search-terms/terms" TargetMode="External" Id="rId15" /><Relationship Type="http://schemas.openxmlformats.org/officeDocument/2006/relationships/hyperlink" Target="https://athena.ohdsi.org/search-terms/terms?domain=Episode&amp;page=1&amp;pageSize=15&amp;query=" TargetMode="External" Id="rId23" /><Relationship Type="http://schemas.openxmlformats.org/officeDocument/2006/relationships/footer" Target="footer2.xml" Id="rId36" /><Relationship Type="http://schemas.openxmlformats.org/officeDocument/2006/relationships/image" Target="media/image1.png" Id="rId10" /><Relationship Type="http://schemas.openxmlformats.org/officeDocument/2006/relationships/image" Target="media/image3.png" Id="rId19" /><Relationship Type="http://schemas.microsoft.com/office/2016/09/relationships/commentsIds" Target="commentsIds.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ohdsi.github.io/CommonDataModel/cdm54Changes.html" TargetMode="External" Id="rId14" /><Relationship Type="http://schemas.openxmlformats.org/officeDocument/2006/relationships/hyperlink" Target="https://athena.ohdsi.org/search-terms/terms?vocabulary=UCUM&amp;page=1&amp;pageSize=15&amp;query=" TargetMode="External" Id="rId22" /><Relationship Type="http://schemas.openxmlformats.org/officeDocument/2006/relationships/image" Target="media/image4.png" Id="rId27" /><Relationship Type="http://schemas.microsoft.com/office/2011/relationships/commentsExtended" Target="commentsExtended.xml" Id="rId30" /><Relationship Type="http://schemas.openxmlformats.org/officeDocument/2006/relationships/footer" Target="footer1.xm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ohdsi.github.io/CommonDataModel/cdm54.html" TargetMode="External" Id="rId12" /><Relationship Type="http://schemas.openxmlformats.org/officeDocument/2006/relationships/hyperlink" Target="https://ohdsi.github.io/CommonDataModel/cdm54.html?csf=1&amp;web=1&amp;e=nfJU3e" TargetMode="External" Id="rId17" /><Relationship Type="http://schemas.openxmlformats.org/officeDocument/2006/relationships/hyperlink" Target="https://athena.ohdsi.org/search-terms/terms?domain=Regimen&amp;vocabulary=HemOnc" TargetMode="External" Id="rId25" /><Relationship Type="http://schemas.openxmlformats.org/officeDocument/2006/relationships/header" Target="header1.xml" Id="rId33" /><Relationship Type="http://schemas.openxmlformats.org/officeDocument/2006/relationships/footer" Target="footer3.xml" Id="rId38" /><Relationship Type="http://schemas.openxmlformats.org/officeDocument/2006/relationships/hyperlink" Target="https://athena.ohdsi.org/search-terms/terms?vocabulary=Type+Concept&amp;standardConcept=Standard&amp;page=1&amp;pageSize=15&amp;query=" TargetMode="External" Id="Rca3a3135c8d54bb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70CC5DEBEBEF45B9395B451C2F73C4" ma:contentTypeVersion="15" ma:contentTypeDescription="Create a new document." ma:contentTypeScope="" ma:versionID="4897c29b0d1859b63f50731bc30bccff">
  <xsd:schema xmlns:xsd="http://www.w3.org/2001/XMLSchema" xmlns:xs="http://www.w3.org/2001/XMLSchema" xmlns:p="http://schemas.microsoft.com/office/2006/metadata/properties" xmlns:ns2="758e4b28-8841-477d-886a-2c642c61866c" xmlns:ns3="7f5ad2df-b3f2-4099-b5b7-0a8ad8a4fdaa" targetNamespace="http://schemas.microsoft.com/office/2006/metadata/properties" ma:root="true" ma:fieldsID="0cd9b5983b34d057b8b00629f86cc443" ns2:_="" ns3:_="">
    <xsd:import namespace="758e4b28-8841-477d-886a-2c642c61866c"/>
    <xsd:import namespace="7f5ad2df-b3f2-4099-b5b7-0a8ad8a4fd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8e4b28-8841-477d-886a-2c642c6186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d1a770-a337-46f1-9eed-77dd7e6350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5ad2df-b3f2-4099-b5b7-0a8ad8a4fd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53ba1d-040b-49f6-b69f-9fee262243d2}" ma:internalName="TaxCatchAll" ma:showField="CatchAllData" ma:web="7f5ad2df-b3f2-4099-b5b7-0a8ad8a4fda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f5ad2df-b3f2-4099-b5b7-0a8ad8a4fdaa" xsi:nil="true"/>
    <lcf76f155ced4ddcb4097134ff3c332f xmlns="758e4b28-8841-477d-886a-2c642c6186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5E9579-F7AB-4B8F-9EAC-40B68D636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8e4b28-8841-477d-886a-2c642c61866c"/>
    <ds:schemaRef ds:uri="7f5ad2df-b3f2-4099-b5b7-0a8ad8a4f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761D3B-D387-4C71-8BF3-9B35C58C138B}">
  <ds:schemaRefs>
    <ds:schemaRef ds:uri="http://schemas.microsoft.com/office/2006/metadata/properties"/>
    <ds:schemaRef ds:uri="http://schemas.microsoft.com/office/infopath/2007/PartnerControls"/>
    <ds:schemaRef ds:uri="7f5ad2df-b3f2-4099-b5b7-0a8ad8a4fdaa"/>
    <ds:schemaRef ds:uri="758e4b28-8841-477d-886a-2c642c61866c"/>
  </ds:schemaRefs>
</ds:datastoreItem>
</file>

<file path=customXml/itemProps3.xml><?xml version="1.0" encoding="utf-8"?>
<ds:datastoreItem xmlns:ds="http://schemas.openxmlformats.org/officeDocument/2006/customXml" ds:itemID="{A6520685-1285-42F0-A637-E65CE47D3A2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Quaranta</dc:creator>
  <keywords/>
  <lastModifiedBy>Maria Quaranta</lastModifiedBy>
  <revision>22</revision>
  <dcterms:created xsi:type="dcterms:W3CDTF">2026-01-30T10:40:00.0000000Z</dcterms:created>
  <dcterms:modified xsi:type="dcterms:W3CDTF">2026-03-24T14:04:27.8841310Z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0x010100E670CC5DEBEBEF45B9395B451C2F73C4</vt:lpwstr>
  </property>
  <property fmtid="{D5CDD505-2E9C-101B-9397-08002B2CF9AE}" pid="3" name="MediaServiceImageTags">
    <vt:lpwstr>MediaServiceImageTags</vt:lpwstr>
  </property>
</Properties>
</file>